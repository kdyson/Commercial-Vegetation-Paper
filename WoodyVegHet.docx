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DAD2E3" w14:textId="77777777" w:rsidR="00FB7F2F" w:rsidRPr="00D41E0B" w:rsidRDefault="00D41E0B" w:rsidP="00D41E0B">
      <w:pPr>
        <w:pStyle w:val="Title"/>
        <w:rPr>
          <w:sz w:val="44"/>
        </w:rPr>
      </w:pPr>
      <w:r w:rsidRPr="00D41E0B">
        <w:rPr>
          <w:caps w:val="0"/>
          <w:sz w:val="44"/>
        </w:rPr>
        <w:t>Woody vegetation communities on office developments are heterogenous and meaningfully influenced by development and landscaping choices</w:t>
      </w:r>
    </w:p>
    <w:p w14:paraId="4BD91A5E" w14:textId="77777777" w:rsidR="00FB7F2F" w:rsidRDefault="00433F39">
      <w:pPr>
        <w:pStyle w:val="Heading1"/>
      </w:pPr>
      <w:bookmarkStart w:id="0" w:name="highlights"/>
      <w:bookmarkEnd w:id="0"/>
      <w:r>
        <w:t>Highlights</w:t>
      </w:r>
    </w:p>
    <w:p w14:paraId="62D56210" w14:textId="77777777" w:rsidR="00FB7F2F" w:rsidRDefault="00433F39">
      <w:pPr>
        <w:pStyle w:val="Compact"/>
        <w:numPr>
          <w:ilvl w:val="0"/>
          <w:numId w:val="3"/>
        </w:numPr>
      </w:pPr>
      <w:r>
        <w:t>Distinct vegetation communities on office developments dominated by native or ornamental species</w:t>
      </w:r>
    </w:p>
    <w:p w14:paraId="2F1FD874" w14:textId="77777777" w:rsidR="00FB7F2F" w:rsidRDefault="00433F39">
      <w:pPr>
        <w:pStyle w:val="Compact"/>
        <w:numPr>
          <w:ilvl w:val="0"/>
          <w:numId w:val="3"/>
        </w:numPr>
      </w:pPr>
      <w:r>
        <w:t>Native vegetation communities less common and easily missed in small simple random sample</w:t>
      </w:r>
    </w:p>
    <w:p w14:paraId="73BFAF68" w14:textId="77777777" w:rsidR="00FB7F2F" w:rsidRDefault="00433F39">
      <w:pPr>
        <w:pStyle w:val="Compact"/>
        <w:numPr>
          <w:ilvl w:val="0"/>
          <w:numId w:val="3"/>
        </w:numPr>
      </w:pPr>
      <w:r>
        <w:t>Measured neighborhood- and site-scale socio-economic variables did not explain variation in vegetation communities</w:t>
      </w:r>
    </w:p>
    <w:p w14:paraId="1BB91DBF" w14:textId="77777777" w:rsidR="00FB7F2F" w:rsidRDefault="00433F39">
      <w:pPr>
        <w:pStyle w:val="Compact"/>
        <w:numPr>
          <w:ilvl w:val="0"/>
          <w:numId w:val="3"/>
        </w:numPr>
      </w:pPr>
      <w:r>
        <w:t>Development and landscaping choices drive meaningful differences in vegetation habitat</w:t>
      </w:r>
    </w:p>
    <w:p w14:paraId="27B6F0B2" w14:textId="77777777" w:rsidR="00FB7F2F" w:rsidRDefault="00433F39">
      <w:pPr>
        <w:pStyle w:val="Heading1"/>
      </w:pPr>
      <w:bookmarkStart w:id="1" w:name="abstract"/>
      <w:bookmarkEnd w:id="1"/>
      <w:r>
        <w:t>Abstract</w:t>
      </w:r>
    </w:p>
    <w:p w14:paraId="303C9B01" w14:textId="208ACF8F" w:rsidR="00D41E0B" w:rsidRDefault="00433F39">
      <w:pPr>
        <w:pStyle w:val="FirstParagraph"/>
      </w:pPr>
      <w:r>
        <w:t xml:space="preserve">Vegetation communities and the habitat they provide are significantly impacted by humans in social-ecological systems. Yet the urban matrix must provide sufficient resources to support successful local species conservation. </w:t>
      </w:r>
      <w:commentRangeStart w:id="2"/>
      <w:commentRangeStart w:id="3"/>
      <w:proofErr w:type="gramStart"/>
      <w:r>
        <w:t>Thus</w:t>
      </w:r>
      <w:proofErr w:type="gramEnd"/>
      <w:r>
        <w:t xml:space="preserve"> understanding factors shaping vegetation communities and the resulting habitat quality and quantity available to other trophic levels in the urban matrix facilitates decision-making to support local species</w:t>
      </w:r>
      <w:commentRangeEnd w:id="2"/>
      <w:r w:rsidR="00915720">
        <w:rPr>
          <w:rStyle w:val="CommentReference"/>
        </w:rPr>
        <w:commentReference w:id="2"/>
      </w:r>
      <w:commentRangeEnd w:id="3"/>
      <w:r w:rsidR="0077038B">
        <w:rPr>
          <w:rStyle w:val="CommentReference"/>
        </w:rPr>
        <w:commentReference w:id="3"/>
      </w:r>
      <w:r>
        <w:t xml:space="preserve">. Vegetation habitat on residential property is increasingly well studied, yet these efforts have not extended to commercial land uses. I examined the tree and shrub communities on office developments in Redmond and Bellevue, Washington, USA, and the variation explained by socio-economic context and development and landscaping choices. Woody vegetation communities </w:t>
      </w:r>
      <w:del w:id="4" w:author="Tracy Fuentes" w:date="2019-03-26T10:16:00Z">
        <w:r w:rsidDel="00915720">
          <w:delText>on office developments in Redmond and Bellevue, Washington are</w:delText>
        </w:r>
      </w:del>
      <w:ins w:id="5" w:author="Tracy Fuentes" w:date="2019-03-26T10:16:00Z">
        <w:r w:rsidR="00915720">
          <w:t>w</w:t>
        </w:r>
        <w:r w:rsidR="00822524">
          <w:t>ere</w:t>
        </w:r>
      </w:ins>
      <w:r>
        <w:t xml:space="preserve"> heterogenous with</w:t>
      </w:r>
      <w:ins w:id="6" w:author="Tracy Fuentes" w:date="2019-03-26T10:16:00Z">
        <w:r w:rsidR="00915720">
          <w:t xml:space="preserve">in this understudied single urban land use. </w:t>
        </w:r>
      </w:ins>
      <w:r>
        <w:t xml:space="preserve"> </w:t>
      </w:r>
      <w:ins w:id="7" w:author="Tracy Fuentes" w:date="2019-03-26T10:18:00Z">
        <w:r w:rsidR="00915720">
          <w:t>Using flexible beta clustering and indicator species analysi</w:t>
        </w:r>
        <w:r w:rsidR="00822524">
          <w:t>s</w:t>
        </w:r>
      </w:ins>
      <w:ins w:id="8" w:author="Tracy Fuentes" w:date="2019-03-26T10:19:00Z">
        <w:r w:rsidR="00915720">
          <w:t xml:space="preserve">, </w:t>
        </w:r>
      </w:ins>
      <w:ins w:id="9" w:author="Tracy Fuentes" w:date="2019-03-26T10:22:00Z">
        <w:r w:rsidR="00822524">
          <w:t xml:space="preserve">I found that </w:t>
        </w:r>
      </w:ins>
      <w:ins w:id="10" w:author="Tracy Fuentes" w:date="2019-03-26T10:19:00Z">
        <w:r w:rsidR="00915720">
          <w:t xml:space="preserve">woody tree and shrub communities </w:t>
        </w:r>
      </w:ins>
      <w:r>
        <w:t>group</w:t>
      </w:r>
      <w:ins w:id="11" w:author="Tracy Fuentes" w:date="2019-03-26T10:19:00Z">
        <w:r w:rsidR="00915720">
          <w:t xml:space="preserve">ed by origin (native or ornamental). </w:t>
        </w:r>
      </w:ins>
      <w:del w:id="12" w:author="Tracy Fuentes" w:date="2019-03-26T10:19:00Z">
        <w:r w:rsidDel="00915720">
          <w:delText>s</w:delText>
        </w:r>
      </w:del>
      <w:r>
        <w:t xml:space="preserve"> </w:t>
      </w:r>
      <w:del w:id="13" w:author="Tracy Fuentes" w:date="2019-03-26T10:19:00Z">
        <w:r w:rsidDel="00915720">
          <w:delText>characterized by native and ornamental specie,wi</w:delText>
        </w:r>
      </w:del>
      <w:del w:id="14" w:author="Tracy Fuentes" w:date="2019-03-26T10:17:00Z">
        <w:r w:rsidDel="00915720">
          <w:delText>th implications for how urban ecologists sample</w:delText>
        </w:r>
      </w:del>
      <w:del w:id="15" w:author="Tracy Fuentes" w:date="2019-03-26T10:19:00Z">
        <w:r w:rsidDel="00915720">
          <w:delText xml:space="preserve">. Additionally, </w:delText>
        </w:r>
      </w:del>
      <w:ins w:id="16" w:author="Tracy Fuentes" w:date="2019-03-26T10:23:00Z">
        <w:r w:rsidR="00822524">
          <w:t>D</w:t>
        </w:r>
      </w:ins>
      <w:del w:id="17" w:author="Tracy Fuentes" w:date="2019-03-26T10:23:00Z">
        <w:r w:rsidDel="00822524">
          <w:delText xml:space="preserve">I found </w:delText>
        </w:r>
      </w:del>
      <w:del w:id="18" w:author="Tracy Fuentes" w:date="2019-03-26T10:20:00Z">
        <w:r w:rsidDel="00915720">
          <w:delText>evidence that</w:delText>
        </w:r>
      </w:del>
      <w:del w:id="19" w:author="Tracy Fuentes" w:date="2019-03-26T10:21:00Z">
        <w:r w:rsidDel="00915720">
          <w:delText xml:space="preserve"> </w:delText>
        </w:r>
      </w:del>
      <w:del w:id="20" w:author="Tracy Fuentes" w:date="2019-03-26T10:22:00Z">
        <w:r w:rsidDel="00822524">
          <w:delText>d</w:delText>
        </w:r>
      </w:del>
      <w:r>
        <w:t xml:space="preserve">evelopment and landscaping choices, not socio-economic variables, </w:t>
      </w:r>
      <w:del w:id="21" w:author="Tracy Fuentes" w:date="2019-03-26T10:21:00Z">
        <w:r w:rsidDel="00915720">
          <w:delText xml:space="preserve">are </w:delText>
        </w:r>
      </w:del>
      <w:ins w:id="22" w:author="Tracy Fuentes" w:date="2019-03-26T10:21:00Z">
        <w:r w:rsidR="00915720">
          <w:t xml:space="preserve">better explained </w:t>
        </w:r>
      </w:ins>
      <w:del w:id="23" w:author="Tracy Fuentes" w:date="2019-03-26T10:21:00Z">
        <w:r w:rsidDel="00915720">
          <w:delText>behind major divisions in vegetation groups i</w:delText>
        </w:r>
      </w:del>
      <w:ins w:id="24" w:author="Tracy Fuentes" w:date="2019-03-26T10:21:00Z">
        <w:r w:rsidR="00915720">
          <w:t>plant community structure</w:t>
        </w:r>
      </w:ins>
      <w:del w:id="25" w:author="Tracy Fuentes" w:date="2019-03-26T10:21:00Z">
        <w:r w:rsidDel="00915720">
          <w:delText>n contrast with previous research on residential property.</w:delText>
        </w:r>
      </w:del>
      <w:ins w:id="26" w:author="Tracy Fuentes" w:date="2019-03-26T10:23:00Z">
        <w:r w:rsidR="00822524">
          <w:t xml:space="preserve">  </w:t>
        </w:r>
      </w:ins>
      <w:commentRangeStart w:id="27"/>
      <w:commentRangeStart w:id="28"/>
      <w:del w:id="29" w:author="Tracy Fuentes" w:date="2019-03-26T10:23:00Z">
        <w:r w:rsidDel="00822524">
          <w:delText xml:space="preserve"> This impacts t</w:delText>
        </w:r>
      </w:del>
      <w:del w:id="30" w:author="Tracy Fuentes" w:date="2019-03-26T10:24:00Z">
        <w:r w:rsidDel="00822524">
          <w:delText>he quality and quantity of habitat provided by woody vegetation on office developments, with important implications for conservation and public policy</w:delText>
        </w:r>
      </w:del>
      <w:commentRangeEnd w:id="27"/>
      <w:r w:rsidR="00822524">
        <w:rPr>
          <w:rStyle w:val="CommentReference"/>
        </w:rPr>
        <w:commentReference w:id="27"/>
      </w:r>
      <w:commentRangeEnd w:id="28"/>
      <w:r w:rsidR="0077038B">
        <w:rPr>
          <w:rStyle w:val="CommentReference"/>
        </w:rPr>
        <w:commentReference w:id="28"/>
      </w:r>
      <w:del w:id="31" w:author="Tracy Fuentes" w:date="2019-03-26T10:24:00Z">
        <w:r w:rsidDel="00822524">
          <w:delText>.</w:delText>
        </w:r>
      </w:del>
    </w:p>
    <w:p w14:paraId="20135400" w14:textId="77777777" w:rsidR="00D41E0B" w:rsidRDefault="00D41E0B" w:rsidP="00D41E0B">
      <w:r>
        <w:lastRenderedPageBreak/>
        <w:br w:type="page"/>
      </w:r>
    </w:p>
    <w:p w14:paraId="208A474A" w14:textId="77777777" w:rsidR="00FB7F2F" w:rsidRDefault="00433F39">
      <w:pPr>
        <w:pStyle w:val="Heading1"/>
      </w:pPr>
      <w:bookmarkStart w:id="32" w:name="introduction"/>
      <w:bookmarkEnd w:id="32"/>
      <w:r>
        <w:lastRenderedPageBreak/>
        <w:t>Introduction</w:t>
      </w:r>
    </w:p>
    <w:p w14:paraId="73DD99B4" w14:textId="3C50E94C" w:rsidR="00FB7F2F" w:rsidRDefault="00433F39">
      <w:pPr>
        <w:pStyle w:val="FirstParagraph"/>
      </w:pPr>
      <w:del w:id="33" w:author="Tracy Fuentes" w:date="2019-03-26T10:26:00Z">
        <w:r w:rsidDel="00822524">
          <w:delText>Human actions when d</w:delText>
        </w:r>
      </w:del>
      <w:ins w:id="34" w:author="Tracy Fuentes" w:date="2019-03-26T10:26:00Z">
        <w:r w:rsidR="00822524">
          <w:t xml:space="preserve">Land </w:t>
        </w:r>
      </w:ins>
      <w:del w:id="35" w:author="Tracy Fuentes" w:date="2019-03-26T10:26:00Z">
        <w:r w:rsidDel="00822524">
          <w:delText xml:space="preserve">eveloping </w:delText>
        </w:r>
      </w:del>
      <w:ins w:id="36" w:author="Tracy Fuentes" w:date="2019-03-26T10:26:00Z">
        <w:r w:rsidR="00822524">
          <w:t xml:space="preserve">development </w:t>
        </w:r>
      </w:ins>
      <w:r>
        <w:t xml:space="preserve">and </w:t>
      </w:r>
      <w:ins w:id="37" w:author="Tracy Fuentes" w:date="2019-03-26T10:26:00Z">
        <w:r w:rsidR="00822524">
          <w:t xml:space="preserve">subsequent </w:t>
        </w:r>
      </w:ins>
      <w:r>
        <w:t>landscaping</w:t>
      </w:r>
      <w:ins w:id="38" w:author="Tracy Fuentes" w:date="2019-03-26T10:26:00Z">
        <w:r w:rsidR="00822524">
          <w:t xml:space="preserve"> dec</w:t>
        </w:r>
      </w:ins>
      <w:ins w:id="39" w:author="k d" w:date="2019-04-05T10:28:00Z">
        <w:r w:rsidR="00411F5D">
          <w:t>i</w:t>
        </w:r>
      </w:ins>
      <w:ins w:id="40" w:author="Tracy Fuentes" w:date="2019-03-26T10:26:00Z">
        <w:r w:rsidR="00822524">
          <w:t xml:space="preserve">sions </w:t>
        </w:r>
      </w:ins>
      <w:del w:id="41" w:author="k d" w:date="2019-04-05T10:28:00Z">
        <w:r w:rsidDel="00411F5D">
          <w:delText xml:space="preserve"> </w:delText>
        </w:r>
      </w:del>
      <w:ins w:id="42" w:author="Tracy Fuentes" w:date="2019-03-26T10:26:00Z">
        <w:r w:rsidR="00822524">
          <w:t xml:space="preserve">influence </w:t>
        </w:r>
      </w:ins>
      <w:r>
        <w:t xml:space="preserve">urban land </w:t>
      </w:r>
      <w:del w:id="43" w:author="Tracy Fuentes" w:date="2019-03-26T10:26:00Z">
        <w:r w:rsidDel="00822524">
          <w:delText xml:space="preserve">influence </w:delText>
        </w:r>
      </w:del>
      <w:r>
        <w:t>patterns of vegetation community composition, abundance, and distribution through disturbance and succession mechanisms (Avolio et al., 2018; Faeth et al., 2011; Lehmann et al., 2014; Pickett et al., 2008). These patterns of the vegetation community alter ecosystem service provision and habitat quality and quantity in social-ecological systems (Byrne, 2007; Faeth et al., 2011; Lehmann et al., 2014).</w:t>
      </w:r>
    </w:p>
    <w:p w14:paraId="175E7498" w14:textId="71B49101" w:rsidR="00FB7F2F" w:rsidRDefault="00433F39" w:rsidP="00D41E0B">
      <w:commentRangeStart w:id="44"/>
      <w:r>
        <w:t xml:space="preserve">In the Puget Sound region, development has replaced fire as the primary disturbance driver and precursor to new forest stands (Gibb and Hochuli, 2002; Halpern and Spies, 1995; Sharpe et al., 1986; Walcott, 1899). </w:t>
      </w:r>
      <w:commentRangeEnd w:id="44"/>
      <w:r w:rsidR="00822524">
        <w:rPr>
          <w:rStyle w:val="CommentReference"/>
        </w:rPr>
        <w:commentReference w:id="44"/>
      </w:r>
      <w:r>
        <w:t xml:space="preserve">The mechanisms of disturbance when clearing and grading land for development include removing </w:t>
      </w:r>
      <w:del w:id="45" w:author="Tracy Fuentes" w:date="2019-03-26T10:27:00Z">
        <w:r w:rsidDel="00822524">
          <w:delText>trees and other</w:delText>
        </w:r>
      </w:del>
      <w:ins w:id="46" w:author="Tracy Fuentes" w:date="2019-03-26T10:27:00Z">
        <w:r w:rsidR="00822524">
          <w:t>most</w:t>
        </w:r>
      </w:ins>
      <w:r>
        <w:t xml:space="preserve"> vegetation, removing topsoil, and compacting soil with heavy equipment [Andres and Smith (2004); Dorney et al. (1984); McKinney (2002); Grimm et al. (2017); Turner (2005); Figure 1]. </w:t>
      </w:r>
      <w:del w:id="47" w:author="Tracy Fuentes" w:date="2019-03-26T10:27:00Z">
        <w:r w:rsidDel="00822524">
          <w:delText xml:space="preserve">Vegetation patterns impacted include species composition, abundance, and distribution, patch structure, legacy vegetation, vegetation structure, plant establishment, and seed banks (Alberti, 2005; Byrne, 2007; Faeth et al., 2011; Gibb and Hochuli, 2002; Mullaney et al., 2015; Peters et al., 2011; Pickett et al., 2001; Sharpe et al., 1986). </w:delText>
        </w:r>
      </w:del>
      <w:r>
        <w:t>Decisions made by developers and land owners at the time of development determine the extent of disturbance and influence future site conditions. For example, choosing to preserve existing trees determines legacy vegetation and influences important stand characteristics like tree age (Dorney et al., 1984).</w:t>
      </w:r>
    </w:p>
    <w:p w14:paraId="4B7AAF57" w14:textId="77777777" w:rsidR="00750EB2" w:rsidRDefault="00750EB2" w:rsidP="00750EB2">
      <w:pPr>
        <w:pStyle w:val="BodyText"/>
      </w:pPr>
      <w:r>
        <w:t>Multiple processes determine the path of vegetation succession following disturbance. In social-ecological systems, both ecological succession processes like dispersal and regeneration from seed banks and socially mediated vegetation management influence vegetation succession (</w:t>
      </w:r>
      <w:proofErr w:type="spellStart"/>
      <w:r>
        <w:t>Zipperer</w:t>
      </w:r>
      <w:proofErr w:type="spellEnd"/>
      <w:r>
        <w:t xml:space="preserve">, 2010). However, the latter has become the dominant plant establishment process contributing to succession (Dorney et al., 1984; Faeth et al., 2011; Goodness, 2018; Grimm et al., 2017; </w:t>
      </w:r>
      <w:proofErr w:type="spellStart"/>
      <w:r>
        <w:t>Heezik</w:t>
      </w:r>
      <w:proofErr w:type="spellEnd"/>
      <w:r>
        <w:t xml:space="preserve"> et al., 2014; </w:t>
      </w:r>
      <w:proofErr w:type="spellStart"/>
      <w:r>
        <w:t>Widrlechner</w:t>
      </w:r>
      <w:proofErr w:type="spellEnd"/>
      <w:r>
        <w:t xml:space="preserve">, 1990). Species composition, abundance, and distribution, and patch structure are among the vegetation patterns impacted by land owner decisions (Faeth et al., </w:t>
      </w:r>
      <w:commentRangeStart w:id="48"/>
      <w:r>
        <w:t>2011</w:t>
      </w:r>
      <w:commentRangeEnd w:id="48"/>
      <w:r w:rsidR="00822524">
        <w:rPr>
          <w:rStyle w:val="CommentReference"/>
        </w:rPr>
        <w:commentReference w:id="48"/>
      </w:r>
      <w:r>
        <w:t xml:space="preserve">). The plants chosen are generally ornamental introduced shrubs, trees, or grasses, though using native species in landscaping is becoming more common (Blair, 1996; Burghardt et al., 2009; Faeth et al., 2011; Germaine et al., 1998; </w:t>
      </w:r>
      <w:proofErr w:type="spellStart"/>
      <w:r>
        <w:t>Heezik</w:t>
      </w:r>
      <w:proofErr w:type="spellEnd"/>
      <w:r>
        <w:t xml:space="preserve"> et al., 2014; McKinney, 2002). Once planted, these require significant energy and material inputs to arrest succession and maintain the desired aesthetic (Faeth et al., 2011; </w:t>
      </w:r>
      <w:proofErr w:type="spellStart"/>
      <w:r>
        <w:t>LeBauer</w:t>
      </w:r>
      <w:proofErr w:type="spellEnd"/>
      <w:r>
        <w:t xml:space="preserve"> and </w:t>
      </w:r>
      <w:proofErr w:type="spellStart"/>
      <w:r>
        <w:t>Treseder</w:t>
      </w:r>
      <w:proofErr w:type="spellEnd"/>
      <w:r>
        <w:t xml:space="preserve">, 2008; </w:t>
      </w:r>
      <w:proofErr w:type="spellStart"/>
      <w:r>
        <w:t>Lepczyk</w:t>
      </w:r>
      <w:proofErr w:type="spellEnd"/>
      <w:r>
        <w:t xml:space="preserve"> et al., 2004; </w:t>
      </w:r>
      <w:proofErr w:type="spellStart"/>
      <w:r>
        <w:t>Zipperer</w:t>
      </w:r>
      <w:proofErr w:type="spellEnd"/>
      <w:r>
        <w:t xml:space="preserve">, 2010). Along with trees retained through tree preservation policies, </w:t>
      </w:r>
      <w:commentRangeStart w:id="49"/>
      <w:r>
        <w:t xml:space="preserve">these </w:t>
      </w:r>
      <w:commentRangeEnd w:id="49"/>
      <w:r w:rsidR="004105B0">
        <w:rPr>
          <w:rStyle w:val="CommentReference"/>
        </w:rPr>
        <w:lastRenderedPageBreak/>
        <w:commentReference w:id="49"/>
      </w:r>
      <w:r>
        <w:t>landscape plantings represent a significant portion of the vegetation on site and of the habitat quality and quantity available to other organisms (Avolio et al., 2018; Faeth et al., 2011).</w:t>
      </w:r>
    </w:p>
    <w:p w14:paraId="4495C4A7" w14:textId="77777777" w:rsidR="00750EB2" w:rsidRDefault="00750EB2" w:rsidP="00D41E0B"/>
    <w:p w14:paraId="1DABBBC5" w14:textId="77777777" w:rsidR="00FB7F2F" w:rsidRDefault="00433F39" w:rsidP="00750EB2">
      <w:pPr>
        <w:pStyle w:val="FigurewithCaption"/>
        <w:jc w:val="center"/>
      </w:pPr>
      <w:r>
        <w:rPr>
          <w:noProof/>
        </w:rPr>
        <w:drawing>
          <wp:inline distT="0" distB="0" distL="0" distR="0" wp14:anchorId="61CB59F4" wp14:editId="5146C6D2">
            <wp:extent cx="3866805" cy="5176329"/>
            <wp:effectExtent l="0" t="0" r="0" b="0"/>
            <wp:docPr id="1" name="Picture" descr="Figure 1 Commercial development project located in Redmond, WA illustrating: a. clearing the site of vegetation and b. grading the site and digging foundation."/>
            <wp:cNvGraphicFramePr/>
            <a:graphic xmlns:a="http://schemas.openxmlformats.org/drawingml/2006/main">
              <a:graphicData uri="http://schemas.openxmlformats.org/drawingml/2006/picture">
                <pic:pic xmlns:pic="http://schemas.openxmlformats.org/drawingml/2006/picture">
                  <pic:nvPicPr>
                    <pic:cNvPr id="0" name="Picture" descr="../images/RedmondDevelopment.jpg"/>
                    <pic:cNvPicPr>
                      <a:picLocks noChangeAspect="1" noChangeArrowheads="1"/>
                    </pic:cNvPicPr>
                  </pic:nvPicPr>
                  <pic:blipFill>
                    <a:blip r:embed="rId11"/>
                    <a:stretch>
                      <a:fillRect/>
                    </a:stretch>
                  </pic:blipFill>
                  <pic:spPr bwMode="auto">
                    <a:xfrm>
                      <a:off x="0" y="0"/>
                      <a:ext cx="3875299" cy="5187700"/>
                    </a:xfrm>
                    <a:prstGeom prst="rect">
                      <a:avLst/>
                    </a:prstGeom>
                    <a:noFill/>
                    <a:ln w="9525">
                      <a:noFill/>
                      <a:headEnd/>
                      <a:tailEnd/>
                    </a:ln>
                  </pic:spPr>
                </pic:pic>
              </a:graphicData>
            </a:graphic>
          </wp:inline>
        </w:drawing>
      </w:r>
    </w:p>
    <w:p w14:paraId="604F3228" w14:textId="77777777" w:rsidR="00FB7F2F" w:rsidRDefault="00433F39">
      <w:pPr>
        <w:pStyle w:val="ImageCaption"/>
      </w:pPr>
      <w:r>
        <w:t>Figure 1 Commercial development project located in Redmond, WA illustrating: a. clearing the site of vegetation and b. grading the site and digging foundation.</w:t>
      </w:r>
    </w:p>
    <w:p w14:paraId="22E1F3C1" w14:textId="77777777" w:rsidR="00FB7F2F" w:rsidRDefault="00433F39">
      <w:pPr>
        <w:pStyle w:val="BodyText"/>
      </w:pPr>
      <w:r>
        <w:t xml:space="preserve">Social factors motivating developer and land owner decisions in social-ecological systems are diverse. On office developments, development and landscaping choices are informed by a complex mix of trends in landscape design, office development marketing, regulations, landscape budget, expert opinion, and plant availability (Avolio et al., 2018; Conway, 2016; Dorney et al., 1984; Widrlechner, 1990). On residential properties, neighborhood socio-economic variables including neighborhood age and wealth </w:t>
      </w:r>
      <w:r>
        <w:lastRenderedPageBreak/>
        <w:t xml:space="preserve">may explain much of the variation in planting choices (Avolio et al., 2018; Clarke et al., 2013; Hope et al., 2003; Leong et al., 2018). Developers for all land uses are often motivated by cost and investment </w:t>
      </w:r>
      <w:commentRangeStart w:id="50"/>
      <w:r>
        <w:t>decisions</w:t>
      </w:r>
      <w:commentRangeEnd w:id="50"/>
      <w:r w:rsidR="00822524">
        <w:rPr>
          <w:rStyle w:val="CommentReference"/>
        </w:rPr>
        <w:commentReference w:id="50"/>
      </w:r>
      <w:r>
        <w:t xml:space="preserve"> </w:t>
      </w:r>
      <w:r w:rsidRPr="00750EB2">
        <w:rPr>
          <w:highlight w:val="yellow"/>
        </w:rPr>
        <w:t>(</w:t>
      </w:r>
      <w:r w:rsidRPr="00750EB2">
        <w:rPr>
          <w:b/>
          <w:highlight w:val="yellow"/>
        </w:rPr>
        <w:t>???</w:t>
      </w:r>
      <w:r w:rsidRPr="00750EB2">
        <w:rPr>
          <w:highlight w:val="yellow"/>
        </w:rPr>
        <w:t>);</w:t>
      </w:r>
      <w:r>
        <w:t xml:space="preserve"> mass construction paired with removing existing vegetation is purportedly cheaper, though preserving vegetation may be less expensive in the long run (McKinney, 2002).</w:t>
      </w:r>
    </w:p>
    <w:p w14:paraId="5150E730" w14:textId="25B756DB" w:rsidR="00FB7F2F" w:rsidRDefault="00433F39">
      <w:pPr>
        <w:pStyle w:val="BodyText"/>
      </w:pPr>
      <w:r>
        <w:t>In addition to social motivations, public policy both restricts and incentivizes developer and land owner actions when developing and landscaping urban land. Woody vegetation is responsible for aesthetic components of the landscape important to community identity and key ecosystem services like shade provision, rainwater interception, carbon sequestration, and primary productivity (Collins et al., 2011; Conway, 2016; Elmendorf, 2008; Goodness, 2018; Wolf, 2005). As a result, many municipalities</w:t>
      </w:r>
      <w:ins w:id="51" w:author="Tracy Fuentes" w:date="2019-03-26T10:31:00Z">
        <w:r w:rsidR="00822524">
          <w:t xml:space="preserve"> (including those in the study area)</w:t>
        </w:r>
      </w:ins>
      <w:r>
        <w:t xml:space="preserve"> </w:t>
      </w:r>
      <w:del w:id="52" w:author="Tracy Fuentes" w:date="2019-03-26T10:30:00Z">
        <w:r w:rsidDel="00822524">
          <w:delText xml:space="preserve">in the Puget Sound region and beyond </w:delText>
        </w:r>
      </w:del>
      <w:r>
        <w:t xml:space="preserve">have adopted clearing and grading permitting processes, impervious surface maximums and minimums via parking space requirements, tree protection policies, canopy cover goals, and vegetation planting policies (DeLaria, 2008; Environmental Protection Agency, 2011; Young, 2011). </w:t>
      </w:r>
      <w:commentRangeStart w:id="53"/>
      <w:r>
        <w:t xml:space="preserve">These have historically been important for determining urban vegetation in North America (Dorney et al., 1984). </w:t>
      </w:r>
      <w:commentRangeEnd w:id="53"/>
      <w:r w:rsidR="00822524">
        <w:rPr>
          <w:rStyle w:val="CommentReference"/>
        </w:rPr>
        <w:commentReference w:id="53"/>
      </w:r>
      <w:commentRangeStart w:id="54"/>
      <w:r>
        <w:t>For example, tree preservation policies dictate decisions that impact legacy vegetation, the abundance of old trees, and provision of native tree habitat.</w:t>
      </w:r>
      <w:commentRangeEnd w:id="54"/>
      <w:r w:rsidR="007F3F49">
        <w:rPr>
          <w:rStyle w:val="CommentReference"/>
        </w:rPr>
        <w:commentReference w:id="54"/>
      </w:r>
    </w:p>
    <w:p w14:paraId="27C1FF7F" w14:textId="639A64B9" w:rsidR="00FB7F2F" w:rsidRDefault="00433F39">
      <w:pPr>
        <w:pStyle w:val="BodyText"/>
      </w:pPr>
      <w:r>
        <w:t xml:space="preserve">Together this combination of remnant, spontaneous, and planted natives and </w:t>
      </w:r>
      <w:del w:id="55" w:author="Tracy Fuentes" w:date="2019-03-26T10:32:00Z">
        <w:r w:rsidDel="00822524">
          <w:delText>introduced species</w:delText>
        </w:r>
      </w:del>
      <w:ins w:id="56" w:author="Tracy Fuentes" w:date="2019-03-26T10:32:00Z">
        <w:r w:rsidR="00822524">
          <w:t>ornamentals</w:t>
        </w:r>
      </w:ins>
      <w:r>
        <w:t xml:space="preserve"> create vegetation communities and patterns in cities broadly and </w:t>
      </w:r>
      <w:commentRangeStart w:id="57"/>
      <w:r>
        <w:t xml:space="preserve">on office developments specifically </w:t>
      </w:r>
      <w:commentRangeEnd w:id="57"/>
      <w:r w:rsidR="007F3F49">
        <w:rPr>
          <w:rStyle w:val="CommentReference"/>
        </w:rPr>
        <w:commentReference w:id="57"/>
      </w:r>
      <w:r>
        <w:t xml:space="preserve">(Dorney et al., 1984; McKinney, 2002; Wittig, 2010). </w:t>
      </w:r>
      <w:del w:id="58" w:author="Tracy Fuentes" w:date="2019-03-26T10:34:00Z">
        <w:r w:rsidDel="007F3F49">
          <w:delText xml:space="preserve">As </w:delText>
        </w:r>
      </w:del>
      <w:ins w:id="59" w:author="Tracy Fuentes" w:date="2019-03-26T10:34:00Z">
        <w:r w:rsidR="007F3F49">
          <w:t xml:space="preserve">Because </w:t>
        </w:r>
      </w:ins>
      <w:del w:id="60" w:author="Tracy Fuentes" w:date="2019-03-26T10:34:00Z">
        <w:r w:rsidDel="007F3F49">
          <w:delText xml:space="preserve">local </w:delText>
        </w:r>
      </w:del>
      <w:ins w:id="61" w:author="Tracy Fuentes" w:date="2019-03-26T10:34:00Z">
        <w:r w:rsidR="007F3F49">
          <w:t xml:space="preserve">other </w:t>
        </w:r>
      </w:ins>
      <w:r>
        <w:t xml:space="preserve">biological communities are largely determined by available vegetation, landowner choices in planting vegetation impact food webs and biodiversity (Avolio et al., 2018; Faeth et al., 2011, 2005). For example, some common horticulturally-modified ornamental species like </w:t>
      </w:r>
      <w:r>
        <w:rPr>
          <w:i/>
        </w:rPr>
        <w:t>Prunus</w:t>
      </w:r>
      <w:r>
        <w:t xml:space="preserve"> L. are used less by native bees than related plants (Mach and Potter, 2018). Introduced ornamentals are also unlikely to support the same insect species, or the same biomass or diversity of fauna as native habitat (Burghardt et al., 2009; Crisp et al., 1998; McKinney, 2002; Rebele, 1994). If insect populations and biomass change due to cultivated ornamental vegetation, species at higher trophic levels will also be impacted (Burghardt et al., 2009; Faeth et al., 2011; Marzluff et al., 2001).</w:t>
      </w:r>
    </w:p>
    <w:p w14:paraId="5873638E" w14:textId="0083B6ED" w:rsidR="00FB7F2F" w:rsidRDefault="00433F39">
      <w:pPr>
        <w:pStyle w:val="BodyText"/>
      </w:pPr>
      <w:commentRangeStart w:id="62"/>
      <w:del w:id="63" w:author="Tracy Fuentes" w:date="2019-03-26T10:34:00Z">
        <w:r w:rsidDel="007F3F49">
          <w:delText xml:space="preserve">While </w:delText>
        </w:r>
      </w:del>
      <w:commentRangeEnd w:id="62"/>
      <w:r w:rsidR="005D2E47">
        <w:rPr>
          <w:rStyle w:val="CommentReference"/>
        </w:rPr>
        <w:commentReference w:id="62"/>
      </w:r>
      <w:del w:id="64" w:author="Tracy Fuentes" w:date="2019-03-26T10:34:00Z">
        <w:r w:rsidDel="007F3F49">
          <w:delText>vegetation communities in the urban matrix can contribute to local biodiversity conservation, d</w:delText>
        </w:r>
      </w:del>
      <w:ins w:id="65" w:author="Tracy Fuentes" w:date="2019-03-26T10:34:00Z">
        <w:r w:rsidR="007F3F49">
          <w:t>D</w:t>
        </w:r>
      </w:ins>
      <w:r>
        <w:t xml:space="preserve">ifferent decisions when developing and landscaping urban parcels will result in different quantity and quality of habitat available to other organisms (Alberti, 2005; Alberti et al., 2003; Polasky et al., 2005; Rosenzweig, 2003). For conservation efforts to be successful, the matrix in which preserves are situated, </w:t>
      </w:r>
      <w:r>
        <w:lastRenderedPageBreak/>
        <w:t>including the built environment, must provide sufficient resources for local species (Fahrig, 2001; Fischer et al., 2006; Miller and Hobbs, 2002; Polasky et al., 2005; Rosenzweig, 2003). This will require working with private landowners to alter private actions to support conservation of locally important vegetated habitat (Goddard et al., 2010; Miller and Hobbs, 2002).</w:t>
      </w:r>
    </w:p>
    <w:p w14:paraId="5DBF362C" w14:textId="77777777" w:rsidR="00FB7F2F" w:rsidRDefault="00433F39">
      <w:pPr>
        <w:pStyle w:val="BodyText"/>
      </w:pPr>
      <w:r>
        <w:t>Understanding the types of vegetation that result and the actions that create them is important for urban plant ecology and conservation. While vegetation surveys in urban areas have classified vegetation communities and examined human actions on residential neighborhoods and public open space (Dana et al., 2002; Hope et al., 2003; Lehmann et al., 2014), this research has generally not been extended to other land use types including office developments and other commercial land uses (Bourne and Conway, 2014; Snep et al., 2011). This oversight means that there are important land uses in cities for which we lack information about the composition of vegetation communities.</w:t>
      </w:r>
    </w:p>
    <w:p w14:paraId="0B8E0BEE" w14:textId="7A6AF35B" w:rsidR="00FB7F2F" w:rsidRDefault="00433F39">
      <w:pPr>
        <w:pStyle w:val="BodyText"/>
      </w:pPr>
      <w:del w:id="66" w:author="Tracy Fuentes" w:date="2019-03-26T10:35:00Z">
        <w:r w:rsidDel="007F3F49">
          <w:delText xml:space="preserve">Here </w:delText>
        </w:r>
      </w:del>
      <w:ins w:id="67" w:author="Tracy Fuentes" w:date="2019-03-26T10:35:00Z">
        <w:r w:rsidR="007F3F49">
          <w:t xml:space="preserve">To fill this gap, </w:t>
        </w:r>
      </w:ins>
      <w:r>
        <w:t xml:space="preserve">I examined vegetation community composition on office developments in Bellevue and Redmond, Washington, USA. Specifically, I was interested in 1) the types of tree and shrub communities present on office developments; 2) how these communities are related to other choices such as percent impervious surface; 3) whether socio-economic conditions or </w:t>
      </w:r>
      <w:del w:id="68" w:author="Tracy Fuentes" w:date="2019-03-26T10:35:00Z">
        <w:r w:rsidDel="007F3F49">
          <w:delText xml:space="preserve">4) </w:delText>
        </w:r>
      </w:del>
      <w:r>
        <w:t xml:space="preserve">development and landscaping outcomes explain observed variation in vegetation communities. I hypothesized that vegetation communities on office developments </w:t>
      </w:r>
      <w:del w:id="69" w:author="Tracy Fuentes" w:date="2019-03-26T10:35:00Z">
        <w:r w:rsidDel="007F3F49">
          <w:delText xml:space="preserve">were </w:delText>
        </w:r>
      </w:del>
      <w:ins w:id="70" w:author="Tracy Fuentes" w:date="2019-03-26T10:35:00Z">
        <w:r w:rsidR="007F3F49">
          <w:t xml:space="preserve">would be </w:t>
        </w:r>
      </w:ins>
      <w:r>
        <w:t>heterogeneous. I also hypothesized that neighborhood scale socio-economic variables found significant in explaining vegetation patterns on residential property were not significant on office developments (commercial property; Avolio et al., 2018; Conway, 2016; Hope et al., 2003), but that site-scale socio-economic variables were. Finally, I hypothesized that development and landscaping actions explain variation in tree and shrub community structure.</w:t>
      </w:r>
    </w:p>
    <w:p w14:paraId="636C6A0C" w14:textId="77777777" w:rsidR="00FB7F2F" w:rsidRDefault="00433F39">
      <w:pPr>
        <w:pStyle w:val="BodyText"/>
      </w:pPr>
      <w:r>
        <w:t>I found that vegetation communities are highly variable across office developments, and that development and landscaping actions best explain this variability. Unlike residential property, variation in vegetation communities on office developments are explained more by development and land management actions and are not driven by neighborhood or site scale socio-economic variables. The observed variability in woody vegetation suggests differences in habitat quality and quantity available to other organisms within one land use and has significant implications for how urban ecologists should approach sampling site design. Studies using a limited number of sites per land use are potentially drawing incorrect conclusions about vegetation and habitat potential based on the distribution of vegetation communities on each land use (McIntyre et al., 2000).</w:t>
      </w:r>
    </w:p>
    <w:p w14:paraId="512D3E3A" w14:textId="77777777" w:rsidR="00FB7F2F" w:rsidRDefault="00433F39">
      <w:pPr>
        <w:pStyle w:val="Heading1"/>
      </w:pPr>
      <w:bookmarkStart w:id="71" w:name="CH2-methods"/>
      <w:bookmarkEnd w:id="71"/>
      <w:r>
        <w:lastRenderedPageBreak/>
        <w:t>Materials and Methods</w:t>
      </w:r>
    </w:p>
    <w:p w14:paraId="4FB9182D" w14:textId="77777777" w:rsidR="00FB7F2F" w:rsidRDefault="00433F39">
      <w:pPr>
        <w:pStyle w:val="Heading2"/>
      </w:pPr>
      <w:bookmarkStart w:id="72" w:name="study-area-and-site-selection"/>
      <w:bookmarkEnd w:id="72"/>
      <w:r>
        <w:t>Study area and site selection</w:t>
      </w:r>
    </w:p>
    <w:p w14:paraId="0AE15FC6" w14:textId="1196579C" w:rsidR="00FB7F2F" w:rsidRDefault="00433F39">
      <w:pPr>
        <w:pStyle w:val="FirstParagraph"/>
      </w:pPr>
      <w:r>
        <w:t xml:space="preserve">Redmond (2017 population 64,000) and Bellevue (population 144,000) are located east of Seattle in King County, Washington (United States Census Bureau, 2017). Both cities share a similar ecological history, a similar disturbance timeline for logging and agriculture, and have grown considerably since the opening of the Evergreen Point Floating Bridge (SR 520) in 1963. They are at similar elevations (&lt; 500 ft) and experience the same climate and weather. The </w:t>
      </w:r>
      <w:ins w:id="73" w:author="Tracy Fuentes" w:date="2019-03-26T10:37:00Z">
        <w:r w:rsidR="007F3F49">
          <w:t xml:space="preserve">initial </w:t>
        </w:r>
      </w:ins>
      <w:r>
        <w:t>sampling frame was limited to Redmond and Bellevue north of I-90 and excluded developments in Bellevue’s central business district</w:t>
      </w:r>
      <w:ins w:id="74" w:author="Tracy Fuentes" w:date="2019-03-26T10:37:00Z">
        <w:r w:rsidR="007F3F49">
          <w:t xml:space="preserve"> and contained 492 properties (Table 1; Figure </w:t>
        </w:r>
        <w:commentRangeStart w:id="75"/>
        <w:r w:rsidR="007F3F49">
          <w:t>2</w:t>
        </w:r>
        <w:commentRangeEnd w:id="75"/>
        <w:r w:rsidR="007F3F49">
          <w:rPr>
            <w:rStyle w:val="CommentReference"/>
          </w:rPr>
          <w:commentReference w:id="75"/>
        </w:r>
        <w:r w:rsidR="007F3F49">
          <w:t>)</w:t>
        </w:r>
      </w:ins>
      <w:r>
        <w:t>.</w:t>
      </w:r>
    </w:p>
    <w:p w14:paraId="0323F837" w14:textId="18F607AE" w:rsidR="00FB7F2F" w:rsidRDefault="00433F39">
      <w:pPr>
        <w:pStyle w:val="BodyText"/>
      </w:pPr>
      <w:r>
        <w:t>I used disproportionate stratified random sampling to ensure that my sample included sites across the entire vegetation gradient. &gt;&gt;</w:t>
      </w:r>
      <w:r w:rsidRPr="00BA2FE2">
        <w:rPr>
          <w:highlight w:val="yellow"/>
        </w:rPr>
        <w:t>XXXX</w:t>
      </w:r>
      <w:r>
        <w:t xml:space="preserve">&lt;&lt; office development parcels met the initial study criteria of office use as defined by the King County Assessor’s Office. I grouped adjacent parcels with the same owner and similar age built (within 3 years) to create a unit of analysis based on human action not cadastral boundaries. </w:t>
      </w:r>
      <w:del w:id="76" w:author="Tracy Fuentes" w:date="2019-03-26T10:38:00Z">
        <w:r w:rsidDel="007F3F49">
          <w:delText>The initial population size was 492 potential study sites.</w:delText>
        </w:r>
      </w:del>
    </w:p>
    <w:p w14:paraId="15F5FBD2" w14:textId="77777777" w:rsidR="00FB7F2F" w:rsidRDefault="00433F39">
      <w:pPr>
        <w:pStyle w:val="BodyText"/>
      </w:pPr>
      <w:r>
        <w:t>I then classified the vegetation at each potential study site into type categories using a brief visual estimation during site visits in early 2014 (Figure 2, Table 1). Sites with no vegetation, with wetlands, or those that were currently under construction or undergoing landscape replanting were excluded from the analysis (87 sites). The remaining pool of 405 potential sites had no notable hydrological features on site.</w:t>
      </w:r>
    </w:p>
    <w:p w14:paraId="18CA76B8" w14:textId="77777777" w:rsidR="00FB7F2F" w:rsidRDefault="00433F39">
      <w:pPr>
        <w:pStyle w:val="TableCaption"/>
      </w:pPr>
      <w:r>
        <w:t xml:space="preserve">Table 1 Vegetation type assignment criteria and strata size. Sites without vegetation and those with wetlands present were excluded from further </w:t>
      </w:r>
      <w:commentRangeStart w:id="77"/>
      <w:r>
        <w:t>analysis</w:t>
      </w:r>
      <w:commentRangeEnd w:id="77"/>
      <w:r w:rsidR="007F3F49">
        <w:rPr>
          <w:rStyle w:val="CommentReference"/>
          <w:b w:val="0"/>
          <w:bCs w:val="0"/>
          <w:smallCaps w:val="0"/>
          <w:color w:val="auto"/>
        </w:rPr>
        <w:commentReference w:id="77"/>
      </w:r>
      <w:r>
        <w:t>.</w:t>
      </w:r>
    </w:p>
    <w:tbl>
      <w:tblPr>
        <w:tblStyle w:val="ListTable1Light1"/>
        <w:tblW w:w="0" w:type="pct"/>
        <w:tblLook w:val="0420" w:firstRow="1" w:lastRow="0" w:firstColumn="0" w:lastColumn="0" w:noHBand="0" w:noVBand="1"/>
        <w:tblCaption w:val="Table 1 Vegetation type assignment criteria and strata size. Sites without vegetation and those with wetlands present were excluded from further analysis."/>
      </w:tblPr>
      <w:tblGrid>
        <w:gridCol w:w="1591"/>
        <w:gridCol w:w="1655"/>
        <w:gridCol w:w="1714"/>
        <w:gridCol w:w="922"/>
        <w:gridCol w:w="1124"/>
        <w:gridCol w:w="2354"/>
      </w:tblGrid>
      <w:tr w:rsidR="00FB7F2F" w14:paraId="008EC8FC" w14:textId="77777777" w:rsidTr="00BA2FE2">
        <w:trPr>
          <w:cnfStyle w:val="100000000000" w:firstRow="1" w:lastRow="0" w:firstColumn="0" w:lastColumn="0" w:oddVBand="0" w:evenVBand="0" w:oddHBand="0" w:evenHBand="0" w:firstRowFirstColumn="0" w:firstRowLastColumn="0" w:lastRowFirstColumn="0" w:lastRowLastColumn="0"/>
        </w:trPr>
        <w:tc>
          <w:tcPr>
            <w:tcW w:w="0" w:type="auto"/>
          </w:tcPr>
          <w:p w14:paraId="2A3929A4" w14:textId="77777777" w:rsidR="00FB7F2F" w:rsidRDefault="00433F39" w:rsidP="00BA2FE2">
            <w:pPr>
              <w:pStyle w:val="Compact"/>
              <w:spacing w:after="0" w:line="240" w:lineRule="auto"/>
            </w:pPr>
            <w:r>
              <w:t>Vegetation Type</w:t>
            </w:r>
          </w:p>
        </w:tc>
        <w:tc>
          <w:tcPr>
            <w:tcW w:w="0" w:type="auto"/>
          </w:tcPr>
          <w:p w14:paraId="6DFF4647" w14:textId="77777777" w:rsidR="00FB7F2F" w:rsidRDefault="00433F39" w:rsidP="00BA2FE2">
            <w:pPr>
              <w:pStyle w:val="Compact"/>
              <w:spacing w:after="0" w:line="240" w:lineRule="auto"/>
            </w:pPr>
            <w:r>
              <w:t>Tree Cover</w:t>
            </w:r>
          </w:p>
        </w:tc>
        <w:tc>
          <w:tcPr>
            <w:tcW w:w="0" w:type="auto"/>
          </w:tcPr>
          <w:p w14:paraId="7537F97E" w14:textId="77777777" w:rsidR="00FB7F2F" w:rsidRDefault="00433F39" w:rsidP="00BA2FE2">
            <w:pPr>
              <w:pStyle w:val="Compact"/>
              <w:spacing w:after="0" w:line="240" w:lineRule="auto"/>
            </w:pPr>
            <w:r>
              <w:t>Shrub Richness</w:t>
            </w:r>
          </w:p>
        </w:tc>
        <w:tc>
          <w:tcPr>
            <w:tcW w:w="0" w:type="auto"/>
          </w:tcPr>
          <w:p w14:paraId="7F6B3F98" w14:textId="77777777" w:rsidR="00FB7F2F" w:rsidRDefault="00433F39" w:rsidP="00BA2FE2">
            <w:pPr>
              <w:pStyle w:val="Compact"/>
              <w:spacing w:after="0" w:line="240" w:lineRule="auto"/>
              <w:jc w:val="right"/>
            </w:pPr>
            <w:r>
              <w:t>Strata Size</w:t>
            </w:r>
          </w:p>
        </w:tc>
        <w:tc>
          <w:tcPr>
            <w:tcW w:w="0" w:type="auto"/>
          </w:tcPr>
          <w:p w14:paraId="5073AEEB" w14:textId="77777777" w:rsidR="00FB7F2F" w:rsidRDefault="00433F39" w:rsidP="00BA2FE2">
            <w:pPr>
              <w:pStyle w:val="Compact"/>
              <w:spacing w:after="0" w:line="240" w:lineRule="auto"/>
              <w:jc w:val="right"/>
            </w:pPr>
            <w:r>
              <w:t>Sampled (n)</w:t>
            </w:r>
          </w:p>
        </w:tc>
        <w:tc>
          <w:tcPr>
            <w:tcW w:w="0" w:type="auto"/>
          </w:tcPr>
          <w:p w14:paraId="010A3B3A" w14:textId="77777777" w:rsidR="00FB7F2F" w:rsidRDefault="00433F39" w:rsidP="00BA2FE2">
            <w:pPr>
              <w:pStyle w:val="Compact"/>
              <w:spacing w:after="0" w:line="240" w:lineRule="auto"/>
            </w:pPr>
            <w:r>
              <w:t>Notes</w:t>
            </w:r>
          </w:p>
        </w:tc>
      </w:tr>
      <w:tr w:rsidR="00FB7F2F" w14:paraId="704F6D56" w14:textId="77777777" w:rsidTr="00BA2FE2">
        <w:trPr>
          <w:cnfStyle w:val="000000100000" w:firstRow="0" w:lastRow="0" w:firstColumn="0" w:lastColumn="0" w:oddVBand="0" w:evenVBand="0" w:oddHBand="1" w:evenHBand="0" w:firstRowFirstColumn="0" w:firstRowLastColumn="0" w:lastRowFirstColumn="0" w:lastRowLastColumn="0"/>
        </w:trPr>
        <w:tc>
          <w:tcPr>
            <w:tcW w:w="0" w:type="auto"/>
          </w:tcPr>
          <w:p w14:paraId="00C125C6" w14:textId="77777777" w:rsidR="00FB7F2F" w:rsidRDefault="00433F39" w:rsidP="00BA2FE2">
            <w:pPr>
              <w:pStyle w:val="Compact"/>
              <w:spacing w:after="0" w:line="240" w:lineRule="auto"/>
            </w:pPr>
            <w:r>
              <w:t>High (HH)</w:t>
            </w:r>
          </w:p>
        </w:tc>
        <w:tc>
          <w:tcPr>
            <w:tcW w:w="0" w:type="auto"/>
          </w:tcPr>
          <w:p w14:paraId="0CD2BAB7" w14:textId="77777777" w:rsidR="00FB7F2F" w:rsidRDefault="00433F39" w:rsidP="00BA2FE2">
            <w:pPr>
              <w:pStyle w:val="Compact"/>
              <w:spacing w:after="0" w:line="240" w:lineRule="auto"/>
            </w:pPr>
            <w:r>
              <w:t>30% native tree cover</w:t>
            </w:r>
          </w:p>
        </w:tc>
        <w:tc>
          <w:tcPr>
            <w:tcW w:w="0" w:type="auto"/>
          </w:tcPr>
          <w:p w14:paraId="0B51B5E7" w14:textId="77777777" w:rsidR="00FB7F2F" w:rsidRDefault="00433F39" w:rsidP="00BA2FE2">
            <w:pPr>
              <w:pStyle w:val="Compact"/>
              <w:spacing w:after="0" w:line="240" w:lineRule="auto"/>
            </w:pPr>
            <w:r>
              <w:t>&gt; 5 native shrub genera</w:t>
            </w:r>
          </w:p>
        </w:tc>
        <w:tc>
          <w:tcPr>
            <w:tcW w:w="0" w:type="auto"/>
          </w:tcPr>
          <w:p w14:paraId="58BC0F5E" w14:textId="77777777" w:rsidR="00FB7F2F" w:rsidRDefault="00433F39" w:rsidP="00BA2FE2">
            <w:pPr>
              <w:pStyle w:val="Compact"/>
              <w:spacing w:after="0" w:line="240" w:lineRule="auto"/>
              <w:jc w:val="right"/>
            </w:pPr>
            <w:r>
              <w:t>10</w:t>
            </w:r>
          </w:p>
        </w:tc>
        <w:tc>
          <w:tcPr>
            <w:tcW w:w="0" w:type="auto"/>
          </w:tcPr>
          <w:p w14:paraId="41A66F96" w14:textId="77777777" w:rsidR="00FB7F2F" w:rsidRDefault="00433F39" w:rsidP="00BA2FE2">
            <w:pPr>
              <w:pStyle w:val="Compact"/>
              <w:spacing w:after="0" w:line="240" w:lineRule="auto"/>
              <w:jc w:val="right"/>
            </w:pPr>
            <w:r>
              <w:t>5</w:t>
            </w:r>
          </w:p>
        </w:tc>
        <w:tc>
          <w:tcPr>
            <w:tcW w:w="0" w:type="auto"/>
          </w:tcPr>
          <w:p w14:paraId="29139BDE" w14:textId="77777777" w:rsidR="00FB7F2F" w:rsidRDefault="00FB7F2F" w:rsidP="00BA2FE2">
            <w:pPr>
              <w:pStyle w:val="Compact"/>
              <w:spacing w:after="0" w:line="240" w:lineRule="auto"/>
            </w:pPr>
          </w:p>
        </w:tc>
      </w:tr>
      <w:tr w:rsidR="00FB7F2F" w14:paraId="47370238" w14:textId="77777777" w:rsidTr="00BA2FE2">
        <w:tc>
          <w:tcPr>
            <w:tcW w:w="0" w:type="auto"/>
          </w:tcPr>
          <w:p w14:paraId="32226658" w14:textId="77777777" w:rsidR="00FB7F2F" w:rsidRDefault="00433F39" w:rsidP="00BA2FE2">
            <w:pPr>
              <w:pStyle w:val="Compact"/>
              <w:spacing w:after="0" w:line="240" w:lineRule="auto"/>
            </w:pPr>
            <w:r>
              <w:t>Medium Canopy (MC)</w:t>
            </w:r>
          </w:p>
        </w:tc>
        <w:tc>
          <w:tcPr>
            <w:tcW w:w="0" w:type="auto"/>
          </w:tcPr>
          <w:p w14:paraId="6CBCF93C" w14:textId="77777777" w:rsidR="00FB7F2F" w:rsidRDefault="00433F39" w:rsidP="00BA2FE2">
            <w:pPr>
              <w:pStyle w:val="Compact"/>
              <w:spacing w:after="0" w:line="240" w:lineRule="auto"/>
            </w:pPr>
            <w:r>
              <w:t>30% native tree cover</w:t>
            </w:r>
          </w:p>
        </w:tc>
        <w:tc>
          <w:tcPr>
            <w:tcW w:w="0" w:type="auto"/>
          </w:tcPr>
          <w:p w14:paraId="28B266A3" w14:textId="77777777" w:rsidR="00FB7F2F" w:rsidRDefault="00433F39" w:rsidP="00BA2FE2">
            <w:pPr>
              <w:pStyle w:val="Compact"/>
              <w:spacing w:after="0" w:line="240" w:lineRule="auto"/>
            </w:pPr>
            <w:r>
              <w:t>No requirement</w:t>
            </w:r>
          </w:p>
        </w:tc>
        <w:tc>
          <w:tcPr>
            <w:tcW w:w="0" w:type="auto"/>
          </w:tcPr>
          <w:p w14:paraId="5F184E29" w14:textId="77777777" w:rsidR="00FB7F2F" w:rsidRDefault="00433F39" w:rsidP="00BA2FE2">
            <w:pPr>
              <w:pStyle w:val="Compact"/>
              <w:spacing w:after="0" w:line="240" w:lineRule="auto"/>
              <w:jc w:val="right"/>
            </w:pPr>
            <w:r>
              <w:t>22</w:t>
            </w:r>
          </w:p>
        </w:tc>
        <w:tc>
          <w:tcPr>
            <w:tcW w:w="0" w:type="auto"/>
          </w:tcPr>
          <w:p w14:paraId="427B57A8" w14:textId="77777777" w:rsidR="00FB7F2F" w:rsidRDefault="00433F39" w:rsidP="00BA2FE2">
            <w:pPr>
              <w:pStyle w:val="Compact"/>
              <w:spacing w:after="0" w:line="240" w:lineRule="auto"/>
              <w:jc w:val="right"/>
            </w:pPr>
            <w:r>
              <w:t>3</w:t>
            </w:r>
          </w:p>
        </w:tc>
        <w:tc>
          <w:tcPr>
            <w:tcW w:w="0" w:type="auto"/>
          </w:tcPr>
          <w:p w14:paraId="10DE9CEE" w14:textId="77777777" w:rsidR="00FB7F2F" w:rsidRDefault="00FB7F2F" w:rsidP="00BA2FE2">
            <w:pPr>
              <w:pStyle w:val="Compact"/>
              <w:spacing w:after="0" w:line="240" w:lineRule="auto"/>
            </w:pPr>
          </w:p>
        </w:tc>
      </w:tr>
      <w:tr w:rsidR="00FB7F2F" w14:paraId="62395AE2" w14:textId="77777777" w:rsidTr="00BA2FE2">
        <w:trPr>
          <w:cnfStyle w:val="000000100000" w:firstRow="0" w:lastRow="0" w:firstColumn="0" w:lastColumn="0" w:oddVBand="0" w:evenVBand="0" w:oddHBand="1" w:evenHBand="0" w:firstRowFirstColumn="0" w:firstRowLastColumn="0" w:lastRowFirstColumn="0" w:lastRowLastColumn="0"/>
        </w:trPr>
        <w:tc>
          <w:tcPr>
            <w:tcW w:w="0" w:type="auto"/>
          </w:tcPr>
          <w:p w14:paraId="245CFB2F" w14:textId="77777777" w:rsidR="00FB7F2F" w:rsidRDefault="00433F39" w:rsidP="00BA2FE2">
            <w:pPr>
              <w:pStyle w:val="Compact"/>
              <w:spacing w:after="0" w:line="240" w:lineRule="auto"/>
            </w:pPr>
            <w:r>
              <w:t>Medium Diverse (MD)</w:t>
            </w:r>
          </w:p>
        </w:tc>
        <w:tc>
          <w:tcPr>
            <w:tcW w:w="0" w:type="auto"/>
          </w:tcPr>
          <w:p w14:paraId="1E1CEF93" w14:textId="77777777" w:rsidR="00FB7F2F" w:rsidRDefault="00433F39" w:rsidP="00BA2FE2">
            <w:pPr>
              <w:pStyle w:val="Compact"/>
              <w:spacing w:after="0" w:line="240" w:lineRule="auto"/>
            </w:pPr>
            <w:r>
              <w:t>15% tree cover</w:t>
            </w:r>
          </w:p>
        </w:tc>
        <w:tc>
          <w:tcPr>
            <w:tcW w:w="0" w:type="auto"/>
          </w:tcPr>
          <w:p w14:paraId="571FA867" w14:textId="77777777" w:rsidR="00FB7F2F" w:rsidRDefault="00433F39" w:rsidP="00BA2FE2">
            <w:pPr>
              <w:pStyle w:val="Compact"/>
              <w:spacing w:after="0" w:line="240" w:lineRule="auto"/>
            </w:pPr>
            <w:r>
              <w:t>&gt; 5 native shrub genera</w:t>
            </w:r>
          </w:p>
        </w:tc>
        <w:tc>
          <w:tcPr>
            <w:tcW w:w="0" w:type="auto"/>
          </w:tcPr>
          <w:p w14:paraId="748C54A0" w14:textId="77777777" w:rsidR="00FB7F2F" w:rsidRDefault="00433F39" w:rsidP="00BA2FE2">
            <w:pPr>
              <w:pStyle w:val="Compact"/>
              <w:spacing w:after="0" w:line="240" w:lineRule="auto"/>
              <w:jc w:val="right"/>
            </w:pPr>
            <w:r>
              <w:t>53</w:t>
            </w:r>
          </w:p>
        </w:tc>
        <w:tc>
          <w:tcPr>
            <w:tcW w:w="0" w:type="auto"/>
          </w:tcPr>
          <w:p w14:paraId="46977CD4" w14:textId="77777777" w:rsidR="00FB7F2F" w:rsidRDefault="00433F39" w:rsidP="00BA2FE2">
            <w:pPr>
              <w:pStyle w:val="Compact"/>
              <w:spacing w:after="0" w:line="240" w:lineRule="auto"/>
              <w:jc w:val="right"/>
            </w:pPr>
            <w:r>
              <w:t>4</w:t>
            </w:r>
          </w:p>
        </w:tc>
        <w:tc>
          <w:tcPr>
            <w:tcW w:w="0" w:type="auto"/>
          </w:tcPr>
          <w:p w14:paraId="3C9CB0D9" w14:textId="77777777" w:rsidR="00FB7F2F" w:rsidRDefault="00FB7F2F" w:rsidP="00BA2FE2">
            <w:pPr>
              <w:pStyle w:val="Compact"/>
              <w:spacing w:after="0" w:line="240" w:lineRule="auto"/>
            </w:pPr>
          </w:p>
        </w:tc>
      </w:tr>
      <w:tr w:rsidR="00FB7F2F" w14:paraId="44E5CFFB" w14:textId="77777777" w:rsidTr="00BA2FE2">
        <w:tc>
          <w:tcPr>
            <w:tcW w:w="0" w:type="auto"/>
          </w:tcPr>
          <w:p w14:paraId="4D607913" w14:textId="77777777" w:rsidR="00FB7F2F" w:rsidRDefault="00433F39" w:rsidP="00BA2FE2">
            <w:pPr>
              <w:pStyle w:val="Compact"/>
              <w:spacing w:after="0" w:line="240" w:lineRule="auto"/>
            </w:pPr>
            <w:r>
              <w:t>Medium (MM)</w:t>
            </w:r>
          </w:p>
        </w:tc>
        <w:tc>
          <w:tcPr>
            <w:tcW w:w="0" w:type="auto"/>
          </w:tcPr>
          <w:p w14:paraId="0911BA1A" w14:textId="77777777" w:rsidR="00FB7F2F" w:rsidRDefault="00433F39" w:rsidP="00BA2FE2">
            <w:pPr>
              <w:pStyle w:val="Compact"/>
              <w:spacing w:after="0" w:line="240" w:lineRule="auto"/>
            </w:pPr>
            <w:r>
              <w:t>15% tree cover</w:t>
            </w:r>
          </w:p>
        </w:tc>
        <w:tc>
          <w:tcPr>
            <w:tcW w:w="0" w:type="auto"/>
          </w:tcPr>
          <w:p w14:paraId="081D3604" w14:textId="77777777" w:rsidR="00FB7F2F" w:rsidRDefault="00433F39" w:rsidP="00BA2FE2">
            <w:pPr>
              <w:pStyle w:val="Compact"/>
              <w:spacing w:after="0" w:line="240" w:lineRule="auto"/>
            </w:pPr>
            <w:r>
              <w:t>&gt; 5 shrub genera</w:t>
            </w:r>
          </w:p>
        </w:tc>
        <w:tc>
          <w:tcPr>
            <w:tcW w:w="0" w:type="auto"/>
          </w:tcPr>
          <w:p w14:paraId="63ADDE44" w14:textId="77777777" w:rsidR="00FB7F2F" w:rsidRDefault="00433F39" w:rsidP="00BA2FE2">
            <w:pPr>
              <w:pStyle w:val="Compact"/>
              <w:spacing w:after="0" w:line="240" w:lineRule="auto"/>
              <w:jc w:val="right"/>
            </w:pPr>
            <w:r>
              <w:t>264</w:t>
            </w:r>
          </w:p>
        </w:tc>
        <w:tc>
          <w:tcPr>
            <w:tcW w:w="0" w:type="auto"/>
          </w:tcPr>
          <w:p w14:paraId="2034B3FE" w14:textId="77777777" w:rsidR="00FB7F2F" w:rsidRDefault="00433F39" w:rsidP="00BA2FE2">
            <w:pPr>
              <w:pStyle w:val="Compact"/>
              <w:spacing w:after="0" w:line="240" w:lineRule="auto"/>
              <w:jc w:val="right"/>
            </w:pPr>
            <w:r>
              <w:t>3</w:t>
            </w:r>
          </w:p>
        </w:tc>
        <w:tc>
          <w:tcPr>
            <w:tcW w:w="0" w:type="auto"/>
          </w:tcPr>
          <w:p w14:paraId="20E9D039" w14:textId="77777777" w:rsidR="00FB7F2F" w:rsidRDefault="00FB7F2F" w:rsidP="00BA2FE2">
            <w:pPr>
              <w:pStyle w:val="Compact"/>
              <w:spacing w:after="0" w:line="240" w:lineRule="auto"/>
            </w:pPr>
          </w:p>
        </w:tc>
      </w:tr>
      <w:tr w:rsidR="00FB7F2F" w14:paraId="1362CE6B" w14:textId="77777777" w:rsidTr="00BA2FE2">
        <w:trPr>
          <w:cnfStyle w:val="000000100000" w:firstRow="0" w:lastRow="0" w:firstColumn="0" w:lastColumn="0" w:oddVBand="0" w:evenVBand="0" w:oddHBand="1" w:evenHBand="0" w:firstRowFirstColumn="0" w:firstRowLastColumn="0" w:lastRowFirstColumn="0" w:lastRowLastColumn="0"/>
        </w:trPr>
        <w:tc>
          <w:tcPr>
            <w:tcW w:w="0" w:type="auto"/>
          </w:tcPr>
          <w:p w14:paraId="3F68AFA5" w14:textId="77777777" w:rsidR="00FB7F2F" w:rsidRDefault="00433F39" w:rsidP="00BA2FE2">
            <w:pPr>
              <w:pStyle w:val="Compact"/>
              <w:spacing w:after="0" w:line="240" w:lineRule="auto"/>
            </w:pPr>
            <w:r>
              <w:t>Low (LL)</w:t>
            </w:r>
          </w:p>
        </w:tc>
        <w:tc>
          <w:tcPr>
            <w:tcW w:w="0" w:type="auto"/>
          </w:tcPr>
          <w:p w14:paraId="2E271027" w14:textId="77777777" w:rsidR="00FB7F2F" w:rsidRDefault="00433F39" w:rsidP="00BA2FE2">
            <w:pPr>
              <w:pStyle w:val="Compact"/>
              <w:spacing w:after="0" w:line="240" w:lineRule="auto"/>
            </w:pPr>
            <w:r>
              <w:t>&lt; 10% tree cover</w:t>
            </w:r>
          </w:p>
        </w:tc>
        <w:tc>
          <w:tcPr>
            <w:tcW w:w="0" w:type="auto"/>
          </w:tcPr>
          <w:p w14:paraId="2BA37F63" w14:textId="77777777" w:rsidR="00FB7F2F" w:rsidRDefault="00433F39" w:rsidP="00BA2FE2">
            <w:pPr>
              <w:pStyle w:val="Compact"/>
              <w:spacing w:after="0" w:line="240" w:lineRule="auto"/>
            </w:pPr>
            <w:r>
              <w:t>&lt; 5 shrub genera</w:t>
            </w:r>
          </w:p>
        </w:tc>
        <w:tc>
          <w:tcPr>
            <w:tcW w:w="0" w:type="auto"/>
          </w:tcPr>
          <w:p w14:paraId="3A5ABCED" w14:textId="77777777" w:rsidR="00FB7F2F" w:rsidRDefault="00433F39" w:rsidP="00BA2FE2">
            <w:pPr>
              <w:pStyle w:val="Compact"/>
              <w:spacing w:after="0" w:line="240" w:lineRule="auto"/>
              <w:jc w:val="right"/>
            </w:pPr>
            <w:r>
              <w:t>56</w:t>
            </w:r>
          </w:p>
        </w:tc>
        <w:tc>
          <w:tcPr>
            <w:tcW w:w="0" w:type="auto"/>
          </w:tcPr>
          <w:p w14:paraId="460EA045" w14:textId="77777777" w:rsidR="00FB7F2F" w:rsidRDefault="00433F39" w:rsidP="00BA2FE2">
            <w:pPr>
              <w:pStyle w:val="Compact"/>
              <w:spacing w:after="0" w:line="240" w:lineRule="auto"/>
              <w:jc w:val="right"/>
            </w:pPr>
            <w:r>
              <w:t>5</w:t>
            </w:r>
          </w:p>
        </w:tc>
        <w:tc>
          <w:tcPr>
            <w:tcW w:w="0" w:type="auto"/>
          </w:tcPr>
          <w:p w14:paraId="3A275E8B" w14:textId="77777777" w:rsidR="00FB7F2F" w:rsidRDefault="00FB7F2F" w:rsidP="00BA2FE2">
            <w:pPr>
              <w:pStyle w:val="Compact"/>
              <w:spacing w:after="0" w:line="240" w:lineRule="auto"/>
            </w:pPr>
          </w:p>
        </w:tc>
      </w:tr>
      <w:tr w:rsidR="00FB7F2F" w14:paraId="37BEA568" w14:textId="77777777" w:rsidTr="00BA2FE2">
        <w:tc>
          <w:tcPr>
            <w:tcW w:w="0" w:type="auto"/>
          </w:tcPr>
          <w:p w14:paraId="5095A321" w14:textId="77777777" w:rsidR="00FB7F2F" w:rsidRDefault="00433F39" w:rsidP="00BA2FE2">
            <w:pPr>
              <w:pStyle w:val="Compact"/>
              <w:spacing w:after="0" w:line="240" w:lineRule="auto"/>
            </w:pPr>
            <w:r>
              <w:lastRenderedPageBreak/>
              <w:t>No Vegetation (LP)</w:t>
            </w:r>
          </w:p>
        </w:tc>
        <w:tc>
          <w:tcPr>
            <w:tcW w:w="0" w:type="auto"/>
          </w:tcPr>
          <w:p w14:paraId="17A0150A" w14:textId="77777777" w:rsidR="00FB7F2F" w:rsidRDefault="00433F39" w:rsidP="00BA2FE2">
            <w:pPr>
              <w:pStyle w:val="Compact"/>
              <w:spacing w:after="0" w:line="240" w:lineRule="auto"/>
            </w:pPr>
            <w:r>
              <w:t>No trees</w:t>
            </w:r>
          </w:p>
        </w:tc>
        <w:tc>
          <w:tcPr>
            <w:tcW w:w="0" w:type="auto"/>
          </w:tcPr>
          <w:p w14:paraId="7353D142" w14:textId="77777777" w:rsidR="00FB7F2F" w:rsidRDefault="00433F39" w:rsidP="00BA2FE2">
            <w:pPr>
              <w:pStyle w:val="Compact"/>
              <w:spacing w:after="0" w:line="240" w:lineRule="auto"/>
            </w:pPr>
            <w:r>
              <w:t>No shrubs</w:t>
            </w:r>
          </w:p>
        </w:tc>
        <w:tc>
          <w:tcPr>
            <w:tcW w:w="0" w:type="auto"/>
          </w:tcPr>
          <w:p w14:paraId="718FCCC1" w14:textId="77777777" w:rsidR="00FB7F2F" w:rsidRDefault="00433F39" w:rsidP="00BA2FE2">
            <w:pPr>
              <w:pStyle w:val="Compact"/>
              <w:spacing w:after="0" w:line="240" w:lineRule="auto"/>
              <w:jc w:val="right"/>
            </w:pPr>
            <w:r>
              <w:t>71</w:t>
            </w:r>
          </w:p>
        </w:tc>
        <w:tc>
          <w:tcPr>
            <w:tcW w:w="0" w:type="auto"/>
          </w:tcPr>
          <w:p w14:paraId="34AF0B04" w14:textId="77777777" w:rsidR="00FB7F2F" w:rsidRDefault="00433F39" w:rsidP="00BA2FE2">
            <w:pPr>
              <w:pStyle w:val="Compact"/>
              <w:spacing w:after="0" w:line="240" w:lineRule="auto"/>
              <w:jc w:val="right"/>
            </w:pPr>
            <w:r>
              <w:t>0</w:t>
            </w:r>
          </w:p>
        </w:tc>
        <w:tc>
          <w:tcPr>
            <w:tcW w:w="0" w:type="auto"/>
          </w:tcPr>
          <w:p w14:paraId="3A465884" w14:textId="77777777" w:rsidR="00FB7F2F" w:rsidRDefault="00433F39" w:rsidP="00BA2FE2">
            <w:pPr>
              <w:pStyle w:val="Compact"/>
              <w:spacing w:after="0" w:line="240" w:lineRule="auto"/>
            </w:pPr>
            <w:r>
              <w:t>Excluded from further analysis</w:t>
            </w:r>
          </w:p>
        </w:tc>
      </w:tr>
      <w:tr w:rsidR="00FB7F2F" w14:paraId="19090303" w14:textId="77777777" w:rsidTr="00BA2FE2">
        <w:trPr>
          <w:cnfStyle w:val="000000100000" w:firstRow="0" w:lastRow="0" w:firstColumn="0" w:lastColumn="0" w:oddVBand="0" w:evenVBand="0" w:oddHBand="1" w:evenHBand="0" w:firstRowFirstColumn="0" w:firstRowLastColumn="0" w:lastRowFirstColumn="0" w:lastRowLastColumn="0"/>
        </w:trPr>
        <w:tc>
          <w:tcPr>
            <w:tcW w:w="0" w:type="auto"/>
          </w:tcPr>
          <w:p w14:paraId="27DC5E60" w14:textId="77777777" w:rsidR="00FB7F2F" w:rsidRDefault="00433F39" w:rsidP="00BA2FE2">
            <w:pPr>
              <w:pStyle w:val="Compact"/>
              <w:spacing w:after="0" w:line="240" w:lineRule="auto"/>
            </w:pPr>
            <w:r>
              <w:t>Wetlands (WW)</w:t>
            </w:r>
          </w:p>
        </w:tc>
        <w:tc>
          <w:tcPr>
            <w:tcW w:w="0" w:type="auto"/>
          </w:tcPr>
          <w:p w14:paraId="4C1D4950" w14:textId="77777777" w:rsidR="00FB7F2F" w:rsidRDefault="00433F39" w:rsidP="00BA2FE2">
            <w:pPr>
              <w:pStyle w:val="Compact"/>
              <w:spacing w:after="0" w:line="240" w:lineRule="auto"/>
            </w:pPr>
            <w:r>
              <w:t>No requirement</w:t>
            </w:r>
          </w:p>
        </w:tc>
        <w:tc>
          <w:tcPr>
            <w:tcW w:w="0" w:type="auto"/>
          </w:tcPr>
          <w:p w14:paraId="1A9263FF" w14:textId="77777777" w:rsidR="00FB7F2F" w:rsidRDefault="00433F39" w:rsidP="00BA2FE2">
            <w:pPr>
              <w:pStyle w:val="Compact"/>
              <w:spacing w:after="0" w:line="240" w:lineRule="auto"/>
            </w:pPr>
            <w:r>
              <w:t>No requirement</w:t>
            </w:r>
          </w:p>
        </w:tc>
        <w:tc>
          <w:tcPr>
            <w:tcW w:w="0" w:type="auto"/>
          </w:tcPr>
          <w:p w14:paraId="7D12F09F" w14:textId="77777777" w:rsidR="00FB7F2F" w:rsidRDefault="00433F39" w:rsidP="00BA2FE2">
            <w:pPr>
              <w:pStyle w:val="Compact"/>
              <w:spacing w:after="0" w:line="240" w:lineRule="auto"/>
              <w:jc w:val="right"/>
            </w:pPr>
            <w:r>
              <w:t>10</w:t>
            </w:r>
          </w:p>
        </w:tc>
        <w:tc>
          <w:tcPr>
            <w:tcW w:w="0" w:type="auto"/>
          </w:tcPr>
          <w:p w14:paraId="5AA5EC6F" w14:textId="77777777" w:rsidR="00FB7F2F" w:rsidRDefault="00433F39" w:rsidP="00BA2FE2">
            <w:pPr>
              <w:pStyle w:val="Compact"/>
              <w:spacing w:after="0" w:line="240" w:lineRule="auto"/>
              <w:jc w:val="right"/>
            </w:pPr>
            <w:r>
              <w:t>0</w:t>
            </w:r>
          </w:p>
        </w:tc>
        <w:tc>
          <w:tcPr>
            <w:tcW w:w="0" w:type="auto"/>
          </w:tcPr>
          <w:p w14:paraId="2A6C5516" w14:textId="77777777" w:rsidR="00FB7F2F" w:rsidRDefault="00433F39" w:rsidP="00BA2FE2">
            <w:pPr>
              <w:pStyle w:val="Compact"/>
              <w:spacing w:after="0" w:line="240" w:lineRule="auto"/>
            </w:pPr>
            <w:r>
              <w:t>Wetland present, excluded from further analysis</w:t>
            </w:r>
          </w:p>
        </w:tc>
      </w:tr>
    </w:tbl>
    <w:p w14:paraId="09C551A6" w14:textId="77777777" w:rsidR="00FB7F2F" w:rsidRDefault="00433F39" w:rsidP="00BA2FE2">
      <w:pPr>
        <w:pStyle w:val="FigurewithCaption"/>
        <w:jc w:val="center"/>
      </w:pPr>
      <w:r>
        <w:rPr>
          <w:noProof/>
        </w:rPr>
        <w:drawing>
          <wp:inline distT="0" distB="0" distL="0" distR="0" wp14:anchorId="234656AF" wp14:editId="5C783CBB">
            <wp:extent cx="5334000" cy="6340961"/>
            <wp:effectExtent l="0" t="0" r="0" b="0"/>
            <wp:docPr id="2" name="Picture" descr="Figure 2 Examples of each vegetation type, from top left to bottom right: High (HH); Medium Canopy (MC); Medium Diverse (MD); Medium (MM); Low (LL); no vegetation (LP; excluded); wetlands (WW; excluded)."/>
            <wp:cNvGraphicFramePr/>
            <a:graphic xmlns:a="http://schemas.openxmlformats.org/drawingml/2006/main">
              <a:graphicData uri="http://schemas.openxmlformats.org/drawingml/2006/picture">
                <pic:pic xmlns:pic="http://schemas.openxmlformats.org/drawingml/2006/picture">
                  <pic:nvPicPr>
                    <pic:cNvPr id="0" name="Picture" descr="../images/VegetationClasses.jpg"/>
                    <pic:cNvPicPr>
                      <a:picLocks noChangeAspect="1" noChangeArrowheads="1"/>
                    </pic:cNvPicPr>
                  </pic:nvPicPr>
                  <pic:blipFill>
                    <a:blip r:embed="rId12"/>
                    <a:stretch>
                      <a:fillRect/>
                    </a:stretch>
                  </pic:blipFill>
                  <pic:spPr bwMode="auto">
                    <a:xfrm>
                      <a:off x="0" y="0"/>
                      <a:ext cx="5334000" cy="6340961"/>
                    </a:xfrm>
                    <a:prstGeom prst="rect">
                      <a:avLst/>
                    </a:prstGeom>
                    <a:noFill/>
                    <a:ln w="9525">
                      <a:noFill/>
                      <a:headEnd/>
                      <a:tailEnd/>
                    </a:ln>
                  </pic:spPr>
                </pic:pic>
              </a:graphicData>
            </a:graphic>
          </wp:inline>
        </w:drawing>
      </w:r>
    </w:p>
    <w:p w14:paraId="71DA12B0" w14:textId="77777777" w:rsidR="00FB7F2F" w:rsidRDefault="00433F39">
      <w:pPr>
        <w:pStyle w:val="ImageCaption"/>
      </w:pPr>
      <w:r>
        <w:t>Figure 2 Examples of each vegetation type, from top left to bottom right: High (HH); Medium Canopy (MC); Medium Diverse (MD); Medium (MM); Low (LL); no vegetation (LP; excluded); wetlands (WW; excluded).</w:t>
      </w:r>
    </w:p>
    <w:p w14:paraId="560BCB6B" w14:textId="77777777" w:rsidR="00BA2FE2" w:rsidRDefault="00BA2FE2">
      <w:pPr>
        <w:spacing w:line="259" w:lineRule="auto"/>
      </w:pPr>
      <w:r>
        <w:br w:type="page"/>
      </w:r>
    </w:p>
    <w:p w14:paraId="1D87ADDA" w14:textId="77777777" w:rsidR="00FB7F2F" w:rsidRDefault="00433F39">
      <w:pPr>
        <w:pStyle w:val="BodyText"/>
      </w:pPr>
      <w:r>
        <w:lastRenderedPageBreak/>
        <w:t>I conducted stratified random sampling on sites with H</w:t>
      </w:r>
      <w:commentRangeStart w:id="78"/>
      <w:r>
        <w:t xml:space="preserve">H, MC, MD, MM, and LL vegetation. </w:t>
      </w:r>
      <w:commentRangeEnd w:id="78"/>
      <w:r w:rsidR="007F3F49">
        <w:rPr>
          <w:rStyle w:val="CommentReference"/>
        </w:rPr>
        <w:commentReference w:id="78"/>
      </w:r>
      <w:r>
        <w:t>I restricted the sampling pool to sites in the 25</w:t>
      </w:r>
      <w:r>
        <w:rPr>
          <w:vertAlign w:val="superscript"/>
        </w:rPr>
        <w:t>th</w:t>
      </w:r>
      <w:r>
        <w:t xml:space="preserve"> to 85</w:t>
      </w:r>
      <w:r>
        <w:rPr>
          <w:vertAlign w:val="superscript"/>
        </w:rPr>
        <w:t>th</w:t>
      </w:r>
      <w:r>
        <w:t xml:space="preserve"> percentile of site area and the 15</w:t>
      </w:r>
      <w:r>
        <w:rPr>
          <w:vertAlign w:val="superscript"/>
        </w:rPr>
        <w:t>th</w:t>
      </w:r>
      <w:r>
        <w:t xml:space="preserve"> to 85</w:t>
      </w:r>
      <w:r>
        <w:rPr>
          <w:vertAlign w:val="superscript"/>
        </w:rPr>
        <w:t>th</w:t>
      </w:r>
      <w:r>
        <w:t xml:space="preserve"> percentile of surrounding impervious surfaces. These limits were imposed to avoid confounding factors based on the smallest strata (HH).</w:t>
      </w:r>
    </w:p>
    <w:p w14:paraId="79253FD6" w14:textId="77777777" w:rsidR="00FB7F2F" w:rsidRDefault="00433F39">
      <w:pPr>
        <w:pStyle w:val="BodyText"/>
      </w:pPr>
      <w:r>
        <w:t>I requested property access through three mailings sent to the property owner or manager on file in the King County Assessor’s database (Dyson et al., 2018). I targeted vegetation categories underrepresented in my sample in the second and third mailings. Of 46 mailed requests, 20 (43.5%) received no response or were not deliverable. Of the 26 (56.5%) responses received, 6 (23.1%) of were rejected and 20 (76.9%) were accepted (Table 1, Figure 3).</w:t>
      </w:r>
    </w:p>
    <w:p w14:paraId="250EE510" w14:textId="58E4CAD9" w:rsidR="00FB7F2F" w:rsidRDefault="00433F39">
      <w:pPr>
        <w:pStyle w:val="BodyText"/>
        <w:rPr>
          <w:ins w:id="79" w:author="Tracy Fuentes" w:date="2019-03-26T10:44:00Z"/>
        </w:rPr>
      </w:pPr>
      <w:r>
        <w:t xml:space="preserve">Commercial use </w:t>
      </w:r>
      <w:ins w:id="80" w:author="Tracy Fuentes" w:date="2019-03-26T10:40:00Z">
        <w:r w:rsidR="007F3F49">
          <w:t xml:space="preserve">of </w:t>
        </w:r>
      </w:ins>
      <w:del w:id="81" w:author="Tracy Fuentes" w:date="2019-03-26T10:40:00Z">
        <w:r w:rsidDel="007F3F49">
          <w:delText>of the sites in the sample</w:delText>
        </w:r>
      </w:del>
      <w:ins w:id="82" w:author="Tracy Fuentes" w:date="2019-03-26T10:40:00Z">
        <w:r w:rsidR="007F3F49">
          <w:t>sample sites</w:t>
        </w:r>
      </w:ins>
      <w:r>
        <w:t xml:space="preserve"> included light industrial, white collar office space, and medical/dental offices. Some sites were fully leased to tenants, while others were either partly or fully owner-occupied. Company size ranged from less than 10 to many thousand employees.</w:t>
      </w:r>
    </w:p>
    <w:p w14:paraId="5401D884" w14:textId="26E2C535" w:rsidR="00F02B7F" w:rsidRDefault="00F02B7F" w:rsidP="00F02B7F">
      <w:pPr>
        <w:pStyle w:val="BodyText"/>
      </w:pPr>
      <w:moveToRangeStart w:id="83" w:author="Tracy Fuentes" w:date="2019-03-26T10:44:00Z" w:name="move415216415"/>
      <w:moveTo w:id="84" w:author="Tracy Fuentes" w:date="2019-03-26T10:44:00Z">
        <w:r>
          <w:t xml:space="preserve">Sampled sites ranged from 0.631 acres to 5.39 acres in size. </w:t>
        </w:r>
        <w:del w:id="85" w:author="Tracy Fuentes" w:date="2019-03-26T10:44:00Z">
          <w:r w:rsidDel="00F02B7F">
            <w:delText>13</w:delText>
          </w:r>
        </w:del>
      </w:moveTo>
      <w:ins w:id="86" w:author="Tracy Fuentes" w:date="2019-03-26T10:44:00Z">
        <w:r>
          <w:t>Thirteen</w:t>
        </w:r>
      </w:ins>
      <w:moveTo w:id="87" w:author="Tracy Fuentes" w:date="2019-03-26T10:44:00Z">
        <w:r>
          <w:t xml:space="preserve"> sites were </w:t>
        </w:r>
        <w:del w:id="88" w:author="Tracy Fuentes" w:date="2019-03-26T10:45:00Z">
          <w:r w:rsidDel="00F02B7F">
            <w:delText xml:space="preserve">located </w:delText>
          </w:r>
        </w:del>
        <w:r>
          <w:t>in Bellevue</w:t>
        </w:r>
      </w:moveTo>
      <w:ins w:id="89" w:author="Tracy Fuentes" w:date="2019-03-26T10:45:00Z">
        <w:r>
          <w:t>,</w:t>
        </w:r>
      </w:ins>
      <w:moveTo w:id="90" w:author="Tracy Fuentes" w:date="2019-03-26T10:44:00Z">
        <w:r>
          <w:t xml:space="preserve"> and </w:t>
        </w:r>
        <w:del w:id="91" w:author="Tracy Fuentes" w:date="2019-03-26T10:45:00Z">
          <w:r w:rsidDel="00F02B7F">
            <w:delText>7</w:delText>
          </w:r>
        </w:del>
      </w:moveTo>
      <w:ins w:id="92" w:author="Tracy Fuentes" w:date="2019-03-26T10:45:00Z">
        <w:r>
          <w:t>seven</w:t>
        </w:r>
      </w:ins>
      <w:moveTo w:id="93" w:author="Tracy Fuentes" w:date="2019-03-26T10:44:00Z">
        <w:r>
          <w:t xml:space="preserve"> </w:t>
        </w:r>
        <w:del w:id="94" w:author="Tracy Fuentes" w:date="2019-03-26T10:45:00Z">
          <w:r w:rsidDel="00F02B7F">
            <w:delText xml:space="preserve">sites </w:delText>
          </w:r>
        </w:del>
        <w:r>
          <w:t xml:space="preserve">were </w:t>
        </w:r>
        <w:proofErr w:type="spellStart"/>
        <w:r>
          <w:t>l</w:t>
        </w:r>
        <w:del w:id="95" w:author="Tracy Fuentes" w:date="2019-03-26T10:45:00Z">
          <w:r w:rsidDel="00F02B7F">
            <w:delText xml:space="preserve">ocated </w:delText>
          </w:r>
        </w:del>
        <w:r>
          <w:t>in</w:t>
        </w:r>
        <w:proofErr w:type="spellEnd"/>
        <w:r>
          <w:t xml:space="preserve"> Redmond. The office developments on study sites were built between 1975 and </w:t>
        </w:r>
        <w:commentRangeStart w:id="96"/>
        <w:commentRangeStart w:id="97"/>
        <w:r>
          <w:t>2008</w:t>
        </w:r>
      </w:moveTo>
      <w:commentRangeEnd w:id="96"/>
      <w:r>
        <w:rPr>
          <w:rStyle w:val="CommentReference"/>
        </w:rPr>
        <w:commentReference w:id="96"/>
      </w:r>
      <w:commentRangeEnd w:id="97"/>
      <w:r w:rsidR="00D748C3">
        <w:rPr>
          <w:rStyle w:val="CommentReference"/>
        </w:rPr>
        <w:commentReference w:id="97"/>
      </w:r>
      <w:moveTo w:id="98" w:author="Tracy Fuentes" w:date="2019-03-26T10:44:00Z">
        <w:r>
          <w:t>.</w:t>
        </w:r>
      </w:moveTo>
    </w:p>
    <w:moveToRangeEnd w:id="83"/>
    <w:p w14:paraId="16FDDB2E" w14:textId="77777777" w:rsidR="00F02B7F" w:rsidRDefault="00F02B7F">
      <w:pPr>
        <w:pStyle w:val="BodyText"/>
      </w:pPr>
    </w:p>
    <w:p w14:paraId="47765514" w14:textId="77777777" w:rsidR="00FB7F2F" w:rsidRDefault="00433F39" w:rsidP="00BA2FE2">
      <w:pPr>
        <w:pStyle w:val="FigurewithCaption"/>
        <w:jc w:val="center"/>
      </w:pPr>
      <w:commentRangeStart w:id="99"/>
      <w:r>
        <w:rPr>
          <w:noProof/>
        </w:rPr>
        <w:lastRenderedPageBreak/>
        <w:drawing>
          <wp:inline distT="0" distB="0" distL="0" distR="0" wp14:anchorId="0BBEC4E1" wp14:editId="30939147">
            <wp:extent cx="4857476" cy="6869634"/>
            <wp:effectExtent l="0" t="0" r="635" b="7620"/>
            <wp:docPr id="3" name="Picture" descr="Figure 3 Map of office development study sites in Redmond and Bellevue, Washington. The population of office developments with High (HH), Medium Canopy (MC), Medium Diverse (MD), Medium (MM), and Low (LL) vegetation are represented with dark gray circles; excluded sites (no vegetation/LP, wetlands/WW, and under construction/XX) are represented with light gray circles. Sampled sites are shown with orange circles."/>
            <wp:cNvGraphicFramePr/>
            <a:graphic xmlns:a="http://schemas.openxmlformats.org/drawingml/2006/main">
              <a:graphicData uri="http://schemas.openxmlformats.org/drawingml/2006/picture">
                <pic:pic xmlns:pic="http://schemas.openxmlformats.org/drawingml/2006/picture">
                  <pic:nvPicPr>
                    <pic:cNvPr id="0" name="Picture" descr="sitemap.png"/>
                    <pic:cNvPicPr>
                      <a:picLocks noChangeAspect="1" noChangeArrowheads="1"/>
                    </pic:cNvPicPr>
                  </pic:nvPicPr>
                  <pic:blipFill>
                    <a:blip r:embed="rId13"/>
                    <a:stretch>
                      <a:fillRect/>
                    </a:stretch>
                  </pic:blipFill>
                  <pic:spPr bwMode="auto">
                    <a:xfrm>
                      <a:off x="0" y="0"/>
                      <a:ext cx="4859822" cy="6872952"/>
                    </a:xfrm>
                    <a:prstGeom prst="rect">
                      <a:avLst/>
                    </a:prstGeom>
                    <a:noFill/>
                    <a:ln w="9525">
                      <a:noFill/>
                      <a:headEnd/>
                      <a:tailEnd/>
                    </a:ln>
                  </pic:spPr>
                </pic:pic>
              </a:graphicData>
            </a:graphic>
          </wp:inline>
        </w:drawing>
      </w:r>
      <w:commentRangeEnd w:id="99"/>
      <w:r w:rsidR="0077038B">
        <w:rPr>
          <w:rStyle w:val="CommentReference"/>
        </w:rPr>
        <w:commentReference w:id="99"/>
      </w:r>
    </w:p>
    <w:p w14:paraId="21AAB7EF" w14:textId="77777777" w:rsidR="00FB7F2F" w:rsidRDefault="00433F39">
      <w:pPr>
        <w:pStyle w:val="ImageCaption"/>
      </w:pPr>
      <w:r>
        <w:t xml:space="preserve">Figure 3 Map of office development study sites in Redmond and Bellevue, Washington. The population of office developments with High (HH), Medium Canopy (MC), Medium Diverse (MD), Medium (MM), and Low (LL) vegetation are represented with dark gray circles; excluded sites (no vegetation/LP, wetlands/WW, and under construction/XX) are represented with light gray circles. Sampled sites are shown with orange </w:t>
      </w:r>
      <w:commentRangeStart w:id="100"/>
      <w:r>
        <w:t>circles</w:t>
      </w:r>
      <w:commentRangeEnd w:id="100"/>
      <w:r w:rsidR="00651633">
        <w:rPr>
          <w:rStyle w:val="CommentReference"/>
          <w:b w:val="0"/>
          <w:bCs w:val="0"/>
          <w:smallCaps w:val="0"/>
          <w:color w:val="auto"/>
        </w:rPr>
        <w:commentReference w:id="100"/>
      </w:r>
      <w:r>
        <w:t>.</w:t>
      </w:r>
    </w:p>
    <w:p w14:paraId="2D5F133B" w14:textId="77777777" w:rsidR="00FB7F2F" w:rsidRDefault="00433F39">
      <w:pPr>
        <w:pStyle w:val="Heading2"/>
      </w:pPr>
      <w:bookmarkStart w:id="101" w:name="independent-variables"/>
      <w:bookmarkEnd w:id="101"/>
      <w:r>
        <w:lastRenderedPageBreak/>
        <w:t>Independent variables</w:t>
      </w:r>
    </w:p>
    <w:p w14:paraId="33719C3F" w14:textId="7E46BFE3" w:rsidR="00FB7F2F" w:rsidRDefault="00433F39">
      <w:pPr>
        <w:pStyle w:val="FirstParagraph"/>
      </w:pPr>
      <w:r>
        <w:t>Independent variables used in this analysis are defined in Table 2. Previous research identified neighborhood socio-economic variables (median income, demographics) as significant (Dana et al., 2002; Grove et al., 2014; Hope et al., 2003; Martin et al., 2004; QGIS Development Team, 2016; Walker et al., 2009); these are included for comparison and to test whether surrounding residential property impacts residential developments. Commercial property variables include building quality and assessed land value. Unfortunately</w:t>
      </w:r>
      <w:ins w:id="102" w:author="Tracy Fuentes" w:date="2019-03-26T10:41:00Z">
        <w:r w:rsidR="00651633">
          <w:t>,</w:t>
        </w:r>
      </w:ins>
      <w:r>
        <w:t xml:space="preserve"> other measures were incorrect or incomplete. For example, some buildings received tax breaks following the 2008 recession</w:t>
      </w:r>
      <w:ins w:id="103" w:author="Tracy Fuentes" w:date="2019-03-26T10:41:00Z">
        <w:r w:rsidR="00651633">
          <w:t>,</w:t>
        </w:r>
      </w:ins>
      <w:r>
        <w:t xml:space="preserve"> resulting in an appraised value of 1,000 USD when the building’s market value was greater than 5,000,000 USD.</w:t>
      </w:r>
    </w:p>
    <w:p w14:paraId="2883E040" w14:textId="77777777" w:rsidR="00FB7F2F" w:rsidRDefault="00433F39">
      <w:pPr>
        <w:pStyle w:val="BodyText"/>
      </w:pPr>
      <w:r>
        <w:t xml:space="preserve">I measured the height of dominant native conifers with a Nikon Forestry Pro Laser Rangefinder; this proxy measure was used as tree cores were not collected due to liability concerns (Dyson et al., 2018). I used historical records and site construction plans to determine whether each site had a stand of </w:t>
      </w:r>
      <w:commentRangeStart w:id="104"/>
      <w:r>
        <w:t xml:space="preserve">3 </w:t>
      </w:r>
      <w:commentRangeEnd w:id="104"/>
      <w:r w:rsidR="00651633">
        <w:rPr>
          <w:rStyle w:val="CommentReference"/>
        </w:rPr>
        <w:commentReference w:id="104"/>
      </w:r>
      <w:r>
        <w:t xml:space="preserve">adjacent tree predating site development. I used </w:t>
      </w:r>
      <w:r>
        <w:rPr>
          <w:i/>
        </w:rPr>
        <w:t>Pseudotsuga menziesii</w:t>
      </w:r>
      <w:r>
        <w:t xml:space="preserve"> (Mirb.) Franco, </w:t>
      </w:r>
      <w:r>
        <w:rPr>
          <w:i/>
        </w:rPr>
        <w:t>Thuja plicata</w:t>
      </w:r>
      <w:r>
        <w:t xml:space="preserve"> Donn ex D. Don, and </w:t>
      </w:r>
      <w:r>
        <w:rPr>
          <w:i/>
        </w:rPr>
        <w:t>Tsuga heterophylla</w:t>
      </w:r>
      <w:r>
        <w:t xml:space="preserve"> (Raf.) Sarg. counts to calculate native conifer density.</w:t>
      </w:r>
    </w:p>
    <w:p w14:paraId="663EB60A" w14:textId="0A6CB0D5" w:rsidR="00FB7F2F" w:rsidRDefault="00F02B7F">
      <w:pPr>
        <w:pStyle w:val="BodyText"/>
      </w:pPr>
      <w:ins w:id="105" w:author="Tracy Fuentes" w:date="2019-03-26T10:43:00Z">
        <w:r>
          <w:t>After recording b</w:t>
        </w:r>
      </w:ins>
      <w:del w:id="106" w:author="Tracy Fuentes" w:date="2019-03-26T10:43:00Z">
        <w:r w:rsidR="00433F39" w:rsidDel="00F02B7F">
          <w:delText>B</w:delText>
        </w:r>
      </w:del>
      <w:r w:rsidR="00433F39">
        <w:t xml:space="preserve">road ground cover material types </w:t>
      </w:r>
      <w:del w:id="107" w:author="Tracy Fuentes" w:date="2019-03-26T10:43:00Z">
        <w:r w:rsidR="00433F39" w:rsidDel="00F02B7F">
          <w:delText xml:space="preserve">were recorded </w:delText>
        </w:r>
      </w:del>
      <w:r w:rsidR="00433F39">
        <w:t xml:space="preserve">on paper maps, </w:t>
      </w:r>
      <w:del w:id="108" w:author="Tracy Fuentes" w:date="2019-03-26T10:43:00Z">
        <w:r w:rsidR="00433F39" w:rsidDel="00F02B7F">
          <w:delText xml:space="preserve">then </w:delText>
        </w:r>
      </w:del>
      <w:ins w:id="109" w:author="Tracy Fuentes" w:date="2019-03-26T10:43:00Z">
        <w:r>
          <w:t xml:space="preserve">I </w:t>
        </w:r>
      </w:ins>
      <w:r w:rsidR="00433F39">
        <w:t xml:space="preserve">hand digitized </w:t>
      </w:r>
      <w:ins w:id="110" w:author="Tracy Fuentes" w:date="2019-03-26T10:43:00Z">
        <w:r>
          <w:t xml:space="preserve">them </w:t>
        </w:r>
      </w:ins>
      <w:r w:rsidR="00433F39">
        <w:t>in QGIS to calculate area (QGIS Development Team, 2016). Pervious cover types recorded include dense vegetation, dirt/litter, lawn (turf grass including moss and forb species), gravel, dense ivy, mulch, and water. I used semi-structured interviews of property owners, managers, and landscaping services along with site visits to obtain maintenance regime variables (Dexter, 1970; Harvey, 2011).</w:t>
      </w:r>
    </w:p>
    <w:p w14:paraId="0EDA7FB8" w14:textId="05574D54" w:rsidR="00BA2FE2" w:rsidDel="00F02B7F" w:rsidRDefault="00433F39">
      <w:pPr>
        <w:pStyle w:val="BodyText"/>
      </w:pPr>
      <w:moveFromRangeStart w:id="111" w:author="Tracy Fuentes" w:date="2019-03-26T10:44:00Z" w:name="move415216415"/>
      <w:moveFrom w:id="112" w:author="Tracy Fuentes" w:date="2019-03-26T10:44:00Z">
        <w:r w:rsidDel="00F02B7F">
          <w:t>Sampled sites ranged from 0.631 acres to 5.39 acres in size. 13 sites were located in Bellevue and 7 sites were located in Redmond. The office developments on study sites were built between 1975 and 2008.</w:t>
        </w:r>
      </w:moveFrom>
    </w:p>
    <w:moveFromRangeEnd w:id="111"/>
    <w:p w14:paraId="6F626067" w14:textId="77777777" w:rsidR="00BA2FE2" w:rsidRDefault="00BA2FE2">
      <w:pPr>
        <w:pStyle w:val="BodyText"/>
      </w:pPr>
    </w:p>
    <w:p w14:paraId="2C192FDA" w14:textId="77777777" w:rsidR="00BA2FE2" w:rsidRDefault="00BA2FE2" w:rsidP="00BA2FE2">
      <w:pPr>
        <w:sectPr w:rsidR="00BA2FE2" w:rsidSect="00D41E0B">
          <w:pgSz w:w="12240" w:h="15840"/>
          <w:pgMar w:top="1440" w:right="1440" w:bottom="1440" w:left="1440" w:header="720" w:footer="720" w:gutter="0"/>
          <w:lnNumType w:countBy="1" w:restart="continuous"/>
          <w:cols w:space="720"/>
          <w:docGrid w:linePitch="299"/>
        </w:sectPr>
      </w:pPr>
    </w:p>
    <w:p w14:paraId="5D4D8F57" w14:textId="77777777" w:rsidR="007745E4" w:rsidRDefault="00433F39">
      <w:pPr>
        <w:pStyle w:val="TableCaption"/>
      </w:pPr>
      <w:r>
        <w:lastRenderedPageBreak/>
        <w:t>Table 2 Definition of independent variables used in PERMANOVA and correlation analysis (Homer et al., 2015; King County Department of Assessments, 2014; King County GIS Center, 2014; United States Census Bureau, 2016; Xian et al., 2011). Summary statistics for independent variables for both the population of office developments in Redmond and Bellevue and the sample of sites studied (</w:t>
      </w:r>
      <w:commentRangeStart w:id="113"/>
      <w:r w:rsidRPr="00D748C3">
        <w:rPr>
          <w:color w:val="FF0000"/>
          <w:rPrChange w:id="114" w:author="k d" w:date="2019-03-26T16:56:00Z">
            <w:rPr/>
          </w:rPrChange>
        </w:rPr>
        <w:t>87</w:t>
      </w:r>
      <w:commentRangeEnd w:id="113"/>
      <w:r w:rsidR="00D748C3">
        <w:rPr>
          <w:rStyle w:val="CommentReference"/>
          <w:b w:val="0"/>
          <w:bCs w:val="0"/>
          <w:smallCaps w:val="0"/>
          <w:color w:val="auto"/>
        </w:rPr>
        <w:commentReference w:id="113"/>
      </w:r>
      <w:r>
        <w:t xml:space="preserve"> and 20 sites, respectively). Median income ($) and % foreign born are included to compare patterns in commercial developments with patterns found significant in residential </w:t>
      </w:r>
      <w:commentRangeStart w:id="115"/>
      <w:r>
        <w:t>research</w:t>
      </w:r>
      <w:commentRangeEnd w:id="115"/>
      <w:r w:rsidR="00F02B7F">
        <w:rPr>
          <w:rStyle w:val="CommentReference"/>
          <w:b w:val="0"/>
          <w:bCs w:val="0"/>
          <w:smallCaps w:val="0"/>
          <w:color w:val="auto"/>
        </w:rPr>
        <w:commentReference w:id="115"/>
      </w:r>
      <w:r>
        <w:t>.</w:t>
      </w:r>
    </w:p>
    <w:tbl>
      <w:tblPr>
        <w:tblStyle w:val="PlainTable31"/>
        <w:tblW w:w="5000" w:type="pct"/>
        <w:tblLook w:val="0420" w:firstRow="1" w:lastRow="0" w:firstColumn="0" w:lastColumn="0" w:noHBand="0" w:noVBand="1"/>
        <w:tblCaption w:val="Table 2 Definition of independent variables used in PERMANOVA and correlation analysis (Homer et al., 2015; King County Department of Assessments, 2014; King County GIS Center, 2014; United States Census Bureau, 2016; Xian et al., 2011). Summary statistics for independent variables for both the population of office developments in Redmond and Bellevue and the sample of sites studied (87 and 20 sites, respectively). Median income ($) and % foreign born are included to compare patterns in commercial developments with patterns found significant in residential research."/>
      </w:tblPr>
      <w:tblGrid>
        <w:gridCol w:w="1764"/>
        <w:gridCol w:w="3801"/>
        <w:gridCol w:w="2446"/>
        <w:gridCol w:w="2472"/>
        <w:gridCol w:w="2477"/>
      </w:tblGrid>
      <w:tr w:rsidR="00FB7F2F" w:rsidRPr="007745E4" w14:paraId="37341F35" w14:textId="77777777" w:rsidTr="00BA2FE2">
        <w:trPr>
          <w:cnfStyle w:val="100000000000" w:firstRow="1" w:lastRow="0" w:firstColumn="0" w:lastColumn="0" w:oddVBand="0" w:evenVBand="0" w:oddHBand="0" w:evenHBand="0" w:firstRowFirstColumn="0" w:firstRowLastColumn="0" w:lastRowFirstColumn="0" w:lastRowLastColumn="0"/>
        </w:trPr>
        <w:tc>
          <w:tcPr>
            <w:tcW w:w="0" w:type="auto"/>
          </w:tcPr>
          <w:p w14:paraId="0380F1F2" w14:textId="77777777" w:rsidR="00FB7F2F" w:rsidRPr="007745E4" w:rsidRDefault="00433F39" w:rsidP="00BA2FE2">
            <w:pPr>
              <w:pStyle w:val="Compact"/>
              <w:spacing w:after="0" w:line="240" w:lineRule="auto"/>
            </w:pPr>
            <w:r w:rsidRPr="007745E4">
              <w:t>Variable Name</w:t>
            </w:r>
          </w:p>
        </w:tc>
        <w:tc>
          <w:tcPr>
            <w:tcW w:w="0" w:type="auto"/>
          </w:tcPr>
          <w:p w14:paraId="04CE95A1" w14:textId="77777777" w:rsidR="00FB7F2F" w:rsidRPr="007745E4" w:rsidRDefault="00433F39" w:rsidP="00BA2FE2">
            <w:pPr>
              <w:pStyle w:val="Compact"/>
              <w:spacing w:after="0" w:line="240" w:lineRule="auto"/>
            </w:pPr>
            <w:r w:rsidRPr="007745E4">
              <w:t>Definition</w:t>
            </w:r>
          </w:p>
        </w:tc>
        <w:tc>
          <w:tcPr>
            <w:tcW w:w="0" w:type="auto"/>
          </w:tcPr>
          <w:p w14:paraId="044EE442" w14:textId="77777777" w:rsidR="00FB7F2F" w:rsidRPr="007745E4" w:rsidRDefault="00433F39" w:rsidP="00BA2FE2">
            <w:pPr>
              <w:pStyle w:val="Compact"/>
              <w:spacing w:after="0" w:line="240" w:lineRule="auto"/>
            </w:pPr>
            <w:r w:rsidRPr="007745E4">
              <w:t>Data Source</w:t>
            </w:r>
          </w:p>
        </w:tc>
        <w:tc>
          <w:tcPr>
            <w:tcW w:w="0" w:type="auto"/>
          </w:tcPr>
          <w:p w14:paraId="6197763E" w14:textId="77777777" w:rsidR="00FB7F2F" w:rsidRPr="007745E4" w:rsidRDefault="00433F39" w:rsidP="00BA2FE2">
            <w:pPr>
              <w:pStyle w:val="Compact"/>
              <w:spacing w:after="0" w:line="240" w:lineRule="auto"/>
            </w:pPr>
            <w:r w:rsidRPr="007745E4">
              <w:t>Population</w:t>
            </w:r>
          </w:p>
        </w:tc>
        <w:tc>
          <w:tcPr>
            <w:tcW w:w="0" w:type="auto"/>
          </w:tcPr>
          <w:p w14:paraId="0AA00031" w14:textId="77777777" w:rsidR="00FB7F2F" w:rsidRPr="007745E4" w:rsidRDefault="00433F39" w:rsidP="00BA2FE2">
            <w:pPr>
              <w:pStyle w:val="Compact"/>
              <w:spacing w:after="0" w:line="240" w:lineRule="auto"/>
            </w:pPr>
            <w:r w:rsidRPr="007745E4">
              <w:t>Sample</w:t>
            </w:r>
          </w:p>
        </w:tc>
      </w:tr>
      <w:tr w:rsidR="00BA2FE2" w:rsidRPr="007745E4" w14:paraId="7C27D988" w14:textId="77777777" w:rsidTr="00BA2FE2">
        <w:trPr>
          <w:cnfStyle w:val="000000100000" w:firstRow="0" w:lastRow="0" w:firstColumn="0" w:lastColumn="0" w:oddVBand="0" w:evenVBand="0" w:oddHBand="1" w:evenHBand="0" w:firstRowFirstColumn="0" w:firstRowLastColumn="0" w:lastRowFirstColumn="0" w:lastRowLastColumn="0"/>
        </w:trPr>
        <w:tc>
          <w:tcPr>
            <w:tcW w:w="0" w:type="auto"/>
            <w:gridSpan w:val="5"/>
          </w:tcPr>
          <w:p w14:paraId="659E1210" w14:textId="77777777" w:rsidR="00BA2FE2" w:rsidRPr="007745E4" w:rsidRDefault="00BA2FE2" w:rsidP="00BA2FE2">
            <w:pPr>
              <w:pStyle w:val="Compact"/>
              <w:spacing w:after="0" w:line="240" w:lineRule="auto"/>
              <w:rPr>
                <w:b/>
              </w:rPr>
            </w:pPr>
            <w:r w:rsidRPr="007745E4">
              <w:rPr>
                <w:b/>
              </w:rPr>
              <w:t>1. SOCIO-ECONOMIC SITE AND NEIGHBORHOOD VARIABLES</w:t>
            </w:r>
          </w:p>
        </w:tc>
      </w:tr>
      <w:tr w:rsidR="00FB7F2F" w:rsidRPr="007745E4" w14:paraId="0C5F2BD9" w14:textId="77777777" w:rsidTr="00BA2FE2">
        <w:tc>
          <w:tcPr>
            <w:tcW w:w="0" w:type="auto"/>
          </w:tcPr>
          <w:p w14:paraId="1FD141ED" w14:textId="77777777" w:rsidR="00FB7F2F" w:rsidRPr="007745E4" w:rsidRDefault="00433F39" w:rsidP="00BA2FE2">
            <w:pPr>
              <w:pStyle w:val="Compact"/>
              <w:spacing w:after="0" w:line="240" w:lineRule="auto"/>
            </w:pPr>
            <w:r w:rsidRPr="007745E4">
              <w:t>Area (acre)</w:t>
            </w:r>
          </w:p>
        </w:tc>
        <w:tc>
          <w:tcPr>
            <w:tcW w:w="0" w:type="auto"/>
          </w:tcPr>
          <w:p w14:paraId="39DADCF7" w14:textId="77777777" w:rsidR="00FB7F2F" w:rsidRPr="007745E4" w:rsidRDefault="00433F39" w:rsidP="00BA2FE2">
            <w:pPr>
              <w:pStyle w:val="Compact"/>
              <w:spacing w:after="0" w:line="240" w:lineRule="auto"/>
            </w:pPr>
            <w:r w:rsidRPr="007745E4">
              <w:t>Site area, in acres.</w:t>
            </w:r>
          </w:p>
        </w:tc>
        <w:tc>
          <w:tcPr>
            <w:tcW w:w="0" w:type="auto"/>
          </w:tcPr>
          <w:p w14:paraId="1C5BCE98" w14:textId="77777777" w:rsidR="00FB7F2F" w:rsidRPr="007745E4" w:rsidRDefault="00433F39" w:rsidP="00BA2FE2">
            <w:pPr>
              <w:pStyle w:val="Compact"/>
              <w:spacing w:after="0" w:line="240" w:lineRule="auto"/>
            </w:pPr>
            <w:r w:rsidRPr="007745E4">
              <w:t>King County Assessor</w:t>
            </w:r>
          </w:p>
        </w:tc>
        <w:tc>
          <w:tcPr>
            <w:tcW w:w="0" w:type="auto"/>
          </w:tcPr>
          <w:p w14:paraId="09114F0D" w14:textId="77777777" w:rsidR="00BA2FE2" w:rsidRPr="007745E4" w:rsidRDefault="00433F39" w:rsidP="00BA2FE2">
            <w:pPr>
              <w:pStyle w:val="Compact"/>
              <w:spacing w:after="0" w:line="240" w:lineRule="auto"/>
            </w:pPr>
            <w:r w:rsidRPr="007745E4">
              <w:t xml:space="preserve">Range: 0.14-42.51; </w:t>
            </w:r>
          </w:p>
          <w:p w14:paraId="7812512E" w14:textId="77777777" w:rsidR="00FB7F2F" w:rsidRPr="007745E4" w:rsidRDefault="00433F39" w:rsidP="00BA2FE2">
            <w:pPr>
              <w:pStyle w:val="Compact"/>
              <w:spacing w:after="0" w:line="240" w:lineRule="auto"/>
            </w:pPr>
            <w:proofErr w:type="gramStart"/>
            <w:r w:rsidRPr="007745E4">
              <w:t>Mean(</w:t>
            </w:r>
            <w:proofErr w:type="gramEnd"/>
            <w:r w:rsidRPr="007745E4">
              <w:t>SD): 3.61(5.51)</w:t>
            </w:r>
          </w:p>
        </w:tc>
        <w:tc>
          <w:tcPr>
            <w:tcW w:w="0" w:type="auto"/>
          </w:tcPr>
          <w:p w14:paraId="71C13909" w14:textId="77777777" w:rsidR="00BA2FE2" w:rsidRPr="007745E4" w:rsidRDefault="00433F39" w:rsidP="00BA2FE2">
            <w:pPr>
              <w:pStyle w:val="Compact"/>
              <w:spacing w:after="0" w:line="240" w:lineRule="auto"/>
            </w:pPr>
            <w:r w:rsidRPr="007745E4">
              <w:t xml:space="preserve">Range: 0.63-5.39; </w:t>
            </w:r>
          </w:p>
          <w:p w14:paraId="1CB5FAB1" w14:textId="77777777" w:rsidR="00FB7F2F" w:rsidRPr="007745E4" w:rsidRDefault="00433F39" w:rsidP="00BA2FE2">
            <w:pPr>
              <w:pStyle w:val="Compact"/>
              <w:spacing w:after="0" w:line="240" w:lineRule="auto"/>
            </w:pPr>
            <w:proofErr w:type="gramStart"/>
            <w:r w:rsidRPr="007745E4">
              <w:t>Mean(</w:t>
            </w:r>
            <w:proofErr w:type="gramEnd"/>
            <w:r w:rsidRPr="007745E4">
              <w:t>SD): 2.57(1.58)</w:t>
            </w:r>
          </w:p>
        </w:tc>
      </w:tr>
      <w:tr w:rsidR="00BA2FE2" w:rsidRPr="007745E4" w14:paraId="5440460C" w14:textId="77777777" w:rsidTr="00BA2FE2">
        <w:trPr>
          <w:cnfStyle w:val="000000100000" w:firstRow="0" w:lastRow="0" w:firstColumn="0" w:lastColumn="0" w:oddVBand="0" w:evenVBand="0" w:oddHBand="1" w:evenHBand="0" w:firstRowFirstColumn="0" w:firstRowLastColumn="0" w:lastRowFirstColumn="0" w:lastRowLastColumn="0"/>
        </w:trPr>
        <w:tc>
          <w:tcPr>
            <w:tcW w:w="0" w:type="auto"/>
          </w:tcPr>
          <w:p w14:paraId="3A21EB9D" w14:textId="77777777" w:rsidR="00FB7F2F" w:rsidRPr="007745E4" w:rsidRDefault="00433F39" w:rsidP="00BA2FE2">
            <w:pPr>
              <w:pStyle w:val="Compact"/>
              <w:spacing w:after="0" w:line="240" w:lineRule="auto"/>
            </w:pPr>
            <w:r w:rsidRPr="007745E4">
              <w:t>Town</w:t>
            </w:r>
          </w:p>
        </w:tc>
        <w:tc>
          <w:tcPr>
            <w:tcW w:w="0" w:type="auto"/>
          </w:tcPr>
          <w:p w14:paraId="4258C053" w14:textId="77777777" w:rsidR="00FB7F2F" w:rsidRPr="007745E4" w:rsidRDefault="00433F39" w:rsidP="00BA2FE2">
            <w:pPr>
              <w:pStyle w:val="Compact"/>
              <w:spacing w:after="0" w:line="240" w:lineRule="auto"/>
            </w:pPr>
            <w:r w:rsidRPr="007745E4">
              <w:t>Location, Bellevue or Redmond.</w:t>
            </w:r>
          </w:p>
        </w:tc>
        <w:tc>
          <w:tcPr>
            <w:tcW w:w="0" w:type="auto"/>
          </w:tcPr>
          <w:p w14:paraId="61D70545" w14:textId="77777777" w:rsidR="00FB7F2F" w:rsidRPr="007745E4" w:rsidRDefault="00433F39" w:rsidP="00BA2FE2">
            <w:pPr>
              <w:pStyle w:val="Compact"/>
              <w:spacing w:after="0" w:line="240" w:lineRule="auto"/>
            </w:pPr>
            <w:r w:rsidRPr="007745E4">
              <w:t>King County Assessor</w:t>
            </w:r>
          </w:p>
        </w:tc>
        <w:tc>
          <w:tcPr>
            <w:tcW w:w="0" w:type="auto"/>
          </w:tcPr>
          <w:p w14:paraId="10F20F19" w14:textId="77777777" w:rsidR="00BA2FE2" w:rsidRPr="007745E4" w:rsidRDefault="00433F39" w:rsidP="00BA2FE2">
            <w:pPr>
              <w:pStyle w:val="Compact"/>
              <w:spacing w:after="0" w:line="240" w:lineRule="auto"/>
            </w:pPr>
            <w:r w:rsidRPr="007745E4">
              <w:t xml:space="preserve">Bellevue: 281 </w:t>
            </w:r>
          </w:p>
          <w:p w14:paraId="3139DC31" w14:textId="77777777" w:rsidR="00FB7F2F" w:rsidRPr="007745E4" w:rsidRDefault="00433F39" w:rsidP="00BA2FE2">
            <w:pPr>
              <w:pStyle w:val="Compact"/>
              <w:spacing w:after="0" w:line="240" w:lineRule="auto"/>
            </w:pPr>
            <w:r w:rsidRPr="007745E4">
              <w:t>Redmond: 123</w:t>
            </w:r>
          </w:p>
        </w:tc>
        <w:tc>
          <w:tcPr>
            <w:tcW w:w="0" w:type="auto"/>
          </w:tcPr>
          <w:p w14:paraId="13C120CA" w14:textId="77777777" w:rsidR="00BA2FE2" w:rsidRPr="007745E4" w:rsidRDefault="00433F39" w:rsidP="00BA2FE2">
            <w:pPr>
              <w:pStyle w:val="Compact"/>
              <w:spacing w:after="0" w:line="240" w:lineRule="auto"/>
            </w:pPr>
            <w:r w:rsidRPr="007745E4">
              <w:t>Bellevue: 13</w:t>
            </w:r>
          </w:p>
          <w:p w14:paraId="7313A8D1" w14:textId="77777777" w:rsidR="00FB7F2F" w:rsidRPr="007745E4" w:rsidRDefault="00433F39" w:rsidP="00BA2FE2">
            <w:pPr>
              <w:pStyle w:val="Compact"/>
              <w:spacing w:after="0" w:line="240" w:lineRule="auto"/>
            </w:pPr>
            <w:r w:rsidRPr="007745E4">
              <w:t xml:space="preserve"> Redmond: 7</w:t>
            </w:r>
          </w:p>
        </w:tc>
      </w:tr>
      <w:tr w:rsidR="00FB7F2F" w:rsidRPr="007745E4" w14:paraId="5B7B1D86" w14:textId="77777777" w:rsidTr="00BA2FE2">
        <w:tc>
          <w:tcPr>
            <w:tcW w:w="0" w:type="auto"/>
          </w:tcPr>
          <w:p w14:paraId="40CC1865" w14:textId="77777777" w:rsidR="00FB7F2F" w:rsidRPr="007745E4" w:rsidRDefault="00433F39" w:rsidP="00BA2FE2">
            <w:pPr>
              <w:pStyle w:val="Compact"/>
              <w:spacing w:after="0" w:line="240" w:lineRule="auto"/>
            </w:pPr>
            <w:r w:rsidRPr="007745E4">
              <w:t>Building Age (in 2017)</w:t>
            </w:r>
          </w:p>
        </w:tc>
        <w:tc>
          <w:tcPr>
            <w:tcW w:w="0" w:type="auto"/>
          </w:tcPr>
          <w:p w14:paraId="70D0B2F4" w14:textId="77777777" w:rsidR="00FB7F2F" w:rsidRPr="007745E4" w:rsidRDefault="00433F39" w:rsidP="00BA2FE2">
            <w:pPr>
              <w:pStyle w:val="Compact"/>
              <w:spacing w:after="0" w:line="240" w:lineRule="auto"/>
            </w:pPr>
            <w:r w:rsidRPr="007745E4">
              <w:t>Age of building on site (or mean age for multiple buildings) in 2017.</w:t>
            </w:r>
          </w:p>
        </w:tc>
        <w:tc>
          <w:tcPr>
            <w:tcW w:w="0" w:type="auto"/>
          </w:tcPr>
          <w:p w14:paraId="116E39CC" w14:textId="77777777" w:rsidR="00FB7F2F" w:rsidRPr="007745E4" w:rsidRDefault="00433F39" w:rsidP="00BA2FE2">
            <w:pPr>
              <w:pStyle w:val="Compact"/>
              <w:spacing w:after="0" w:line="240" w:lineRule="auto"/>
            </w:pPr>
            <w:r w:rsidRPr="007745E4">
              <w:t>King County Assessor</w:t>
            </w:r>
          </w:p>
        </w:tc>
        <w:tc>
          <w:tcPr>
            <w:tcW w:w="0" w:type="auto"/>
          </w:tcPr>
          <w:p w14:paraId="4CAC0407" w14:textId="77777777" w:rsidR="00BA2FE2" w:rsidRPr="007745E4" w:rsidRDefault="00433F39" w:rsidP="00BA2FE2">
            <w:pPr>
              <w:pStyle w:val="Compact"/>
              <w:spacing w:after="0" w:line="240" w:lineRule="auto"/>
              <w:rPr>
                <w:highlight w:val="yellow"/>
              </w:rPr>
            </w:pPr>
            <w:r w:rsidRPr="007745E4">
              <w:rPr>
                <w:highlight w:val="yellow"/>
              </w:rPr>
              <w:t xml:space="preserve">Range: NA-NA; </w:t>
            </w:r>
          </w:p>
          <w:p w14:paraId="7E234DDE" w14:textId="77777777" w:rsidR="00FB7F2F" w:rsidRPr="007745E4" w:rsidRDefault="00433F39" w:rsidP="00BA2FE2">
            <w:pPr>
              <w:pStyle w:val="Compact"/>
              <w:spacing w:after="0" w:line="240" w:lineRule="auto"/>
            </w:pPr>
            <w:proofErr w:type="gramStart"/>
            <w:r w:rsidRPr="007745E4">
              <w:rPr>
                <w:highlight w:val="yellow"/>
              </w:rPr>
              <w:t>Mean(</w:t>
            </w:r>
            <w:proofErr w:type="gramEnd"/>
            <w:r w:rsidRPr="007745E4">
              <w:rPr>
                <w:highlight w:val="yellow"/>
              </w:rPr>
              <w:t>SD): NA(NA)</w:t>
            </w:r>
          </w:p>
        </w:tc>
        <w:tc>
          <w:tcPr>
            <w:tcW w:w="0" w:type="auto"/>
          </w:tcPr>
          <w:p w14:paraId="2B6F28DF" w14:textId="77777777" w:rsidR="00BA2FE2" w:rsidRPr="007745E4" w:rsidRDefault="00433F39" w:rsidP="00BA2FE2">
            <w:pPr>
              <w:pStyle w:val="Compact"/>
              <w:spacing w:after="0" w:line="240" w:lineRule="auto"/>
            </w:pPr>
            <w:r w:rsidRPr="007745E4">
              <w:t xml:space="preserve">Range: 9-42; </w:t>
            </w:r>
          </w:p>
          <w:p w14:paraId="627FCA27" w14:textId="77777777" w:rsidR="00FB7F2F" w:rsidRPr="007745E4" w:rsidRDefault="00433F39" w:rsidP="00BA2FE2">
            <w:pPr>
              <w:pStyle w:val="Compact"/>
              <w:spacing w:after="0" w:line="240" w:lineRule="auto"/>
            </w:pPr>
            <w:proofErr w:type="gramStart"/>
            <w:r w:rsidRPr="007745E4">
              <w:t>Mean(</w:t>
            </w:r>
            <w:proofErr w:type="gramEnd"/>
            <w:r w:rsidRPr="007745E4">
              <w:t>SD): 32.08(9.77)</w:t>
            </w:r>
          </w:p>
        </w:tc>
      </w:tr>
      <w:tr w:rsidR="00BA2FE2" w:rsidRPr="007745E4" w14:paraId="09827A8D" w14:textId="77777777" w:rsidTr="00BA2FE2">
        <w:trPr>
          <w:cnfStyle w:val="000000100000" w:firstRow="0" w:lastRow="0" w:firstColumn="0" w:lastColumn="0" w:oddVBand="0" w:evenVBand="0" w:oddHBand="1" w:evenHBand="0" w:firstRowFirstColumn="0" w:firstRowLastColumn="0" w:lastRowFirstColumn="0" w:lastRowLastColumn="0"/>
        </w:trPr>
        <w:tc>
          <w:tcPr>
            <w:tcW w:w="0" w:type="auto"/>
          </w:tcPr>
          <w:p w14:paraId="1D2871FA" w14:textId="77777777" w:rsidR="00FB7F2F" w:rsidRPr="007745E4" w:rsidRDefault="00433F39" w:rsidP="00BA2FE2">
            <w:pPr>
              <w:pStyle w:val="Compact"/>
              <w:spacing w:after="0" w:line="240" w:lineRule="auto"/>
            </w:pPr>
            <w:r w:rsidRPr="007745E4">
              <w:t>Building Quality</w:t>
            </w:r>
          </w:p>
        </w:tc>
        <w:tc>
          <w:tcPr>
            <w:tcW w:w="0" w:type="auto"/>
          </w:tcPr>
          <w:p w14:paraId="33A9448F" w14:textId="77777777" w:rsidR="00FB7F2F" w:rsidRPr="007745E4" w:rsidRDefault="00433F39" w:rsidP="00BA2FE2">
            <w:pPr>
              <w:pStyle w:val="Compact"/>
              <w:spacing w:after="0" w:line="240" w:lineRule="auto"/>
            </w:pPr>
            <w:r w:rsidRPr="007745E4">
              <w:t>Categorical ‘quality class’ assigned to buildings on the site</w:t>
            </w:r>
          </w:p>
        </w:tc>
        <w:tc>
          <w:tcPr>
            <w:tcW w:w="0" w:type="auto"/>
          </w:tcPr>
          <w:p w14:paraId="7FB7F963" w14:textId="77777777" w:rsidR="00FB7F2F" w:rsidRPr="007745E4" w:rsidRDefault="00433F39" w:rsidP="00BA2FE2">
            <w:pPr>
              <w:pStyle w:val="Compact"/>
              <w:spacing w:after="0" w:line="240" w:lineRule="auto"/>
            </w:pPr>
            <w:r w:rsidRPr="007745E4">
              <w:t>King County Assessor</w:t>
            </w:r>
          </w:p>
        </w:tc>
        <w:tc>
          <w:tcPr>
            <w:tcW w:w="0" w:type="auto"/>
          </w:tcPr>
          <w:p w14:paraId="4FE74A31" w14:textId="77777777" w:rsidR="00BA2FE2" w:rsidRPr="007745E4" w:rsidRDefault="00433F39" w:rsidP="00BA2FE2">
            <w:pPr>
              <w:pStyle w:val="Compact"/>
              <w:spacing w:after="0" w:line="240" w:lineRule="auto"/>
            </w:pPr>
            <w:r w:rsidRPr="007745E4">
              <w:t xml:space="preserve">Below Average: 11 </w:t>
            </w:r>
          </w:p>
          <w:p w14:paraId="7716241F" w14:textId="77777777" w:rsidR="00BA2FE2" w:rsidRPr="007745E4" w:rsidRDefault="00433F39" w:rsidP="00BA2FE2">
            <w:pPr>
              <w:pStyle w:val="Compact"/>
              <w:spacing w:after="0" w:line="240" w:lineRule="auto"/>
            </w:pPr>
            <w:r w:rsidRPr="007745E4">
              <w:t xml:space="preserve">Average: 146 Average/Good: 96 </w:t>
            </w:r>
          </w:p>
          <w:p w14:paraId="2774AFCD" w14:textId="77777777" w:rsidR="00BA2FE2" w:rsidRPr="007745E4" w:rsidRDefault="00433F39" w:rsidP="00BA2FE2">
            <w:pPr>
              <w:pStyle w:val="Compact"/>
              <w:spacing w:after="0" w:line="240" w:lineRule="auto"/>
            </w:pPr>
            <w:r w:rsidRPr="007745E4">
              <w:t xml:space="preserve">Good: 120 </w:t>
            </w:r>
          </w:p>
          <w:p w14:paraId="42890CBC" w14:textId="77777777" w:rsidR="00FB7F2F" w:rsidRPr="007745E4" w:rsidRDefault="00433F39" w:rsidP="00BA2FE2">
            <w:pPr>
              <w:pStyle w:val="Compact"/>
              <w:spacing w:after="0" w:line="240" w:lineRule="auto"/>
            </w:pPr>
            <w:r w:rsidRPr="007745E4">
              <w:t>Good/Excellent: 25</w:t>
            </w:r>
          </w:p>
        </w:tc>
        <w:tc>
          <w:tcPr>
            <w:tcW w:w="0" w:type="auto"/>
          </w:tcPr>
          <w:p w14:paraId="1EBA6A28" w14:textId="77777777" w:rsidR="00BA2FE2" w:rsidRPr="007745E4" w:rsidRDefault="00433F39" w:rsidP="00BA2FE2">
            <w:pPr>
              <w:pStyle w:val="Compact"/>
              <w:spacing w:after="0" w:line="240" w:lineRule="auto"/>
            </w:pPr>
            <w:r w:rsidRPr="007745E4">
              <w:t xml:space="preserve">Below Average: 0 </w:t>
            </w:r>
          </w:p>
          <w:p w14:paraId="70873C8C" w14:textId="77777777" w:rsidR="00BA2FE2" w:rsidRPr="007745E4" w:rsidRDefault="00433F39" w:rsidP="00BA2FE2">
            <w:pPr>
              <w:pStyle w:val="Compact"/>
              <w:spacing w:after="0" w:line="240" w:lineRule="auto"/>
            </w:pPr>
            <w:r w:rsidRPr="007745E4">
              <w:t xml:space="preserve">Average: 7 </w:t>
            </w:r>
          </w:p>
          <w:p w14:paraId="0F2AB3A9" w14:textId="77777777" w:rsidR="00BA2FE2" w:rsidRPr="007745E4" w:rsidRDefault="00433F39" w:rsidP="00BA2FE2">
            <w:pPr>
              <w:pStyle w:val="Compact"/>
              <w:spacing w:after="0" w:line="240" w:lineRule="auto"/>
            </w:pPr>
            <w:r w:rsidRPr="007745E4">
              <w:t xml:space="preserve">Average/Good: 4 </w:t>
            </w:r>
          </w:p>
          <w:p w14:paraId="743B03FA" w14:textId="77777777" w:rsidR="00BA2FE2" w:rsidRPr="007745E4" w:rsidRDefault="00433F39" w:rsidP="00BA2FE2">
            <w:pPr>
              <w:pStyle w:val="Compact"/>
              <w:spacing w:after="0" w:line="240" w:lineRule="auto"/>
            </w:pPr>
            <w:r w:rsidRPr="007745E4">
              <w:t xml:space="preserve">Good: 7 </w:t>
            </w:r>
          </w:p>
          <w:p w14:paraId="171486C2" w14:textId="77777777" w:rsidR="00FB7F2F" w:rsidRPr="007745E4" w:rsidRDefault="00433F39" w:rsidP="00BA2FE2">
            <w:pPr>
              <w:pStyle w:val="Compact"/>
              <w:spacing w:after="0" w:line="240" w:lineRule="auto"/>
            </w:pPr>
            <w:r w:rsidRPr="007745E4">
              <w:t>Good/Excellent: 2</w:t>
            </w:r>
          </w:p>
        </w:tc>
      </w:tr>
      <w:tr w:rsidR="00FB7F2F" w:rsidRPr="007745E4" w14:paraId="013C0133" w14:textId="77777777" w:rsidTr="00BA2FE2">
        <w:tc>
          <w:tcPr>
            <w:tcW w:w="0" w:type="auto"/>
          </w:tcPr>
          <w:p w14:paraId="6DA41DEE" w14:textId="77777777" w:rsidR="00FB7F2F" w:rsidRPr="007745E4" w:rsidRDefault="00433F39" w:rsidP="00BA2FE2">
            <w:pPr>
              <w:pStyle w:val="Compact"/>
              <w:spacing w:after="0" w:line="240" w:lineRule="auto"/>
            </w:pPr>
            <w:r w:rsidRPr="007745E4">
              <w:t>Appraised Land Value per Acre</w:t>
            </w:r>
          </w:p>
        </w:tc>
        <w:tc>
          <w:tcPr>
            <w:tcW w:w="0" w:type="auto"/>
          </w:tcPr>
          <w:p w14:paraId="4C1D21D4" w14:textId="77777777" w:rsidR="00FB7F2F" w:rsidRPr="007745E4" w:rsidRDefault="00433F39" w:rsidP="00BA2FE2">
            <w:pPr>
              <w:pStyle w:val="Compact"/>
              <w:spacing w:after="0" w:line="240" w:lineRule="auto"/>
            </w:pPr>
            <w:r w:rsidRPr="007745E4">
              <w:t>Appraised land value divided by site area. One missing assessed land values were replaced with population median land value.</w:t>
            </w:r>
          </w:p>
        </w:tc>
        <w:tc>
          <w:tcPr>
            <w:tcW w:w="0" w:type="auto"/>
          </w:tcPr>
          <w:p w14:paraId="14A7B149" w14:textId="77777777" w:rsidR="00FB7F2F" w:rsidRPr="007745E4" w:rsidRDefault="00433F39" w:rsidP="00BA2FE2">
            <w:pPr>
              <w:pStyle w:val="Compact"/>
              <w:spacing w:after="0" w:line="240" w:lineRule="auto"/>
            </w:pPr>
            <w:r w:rsidRPr="007745E4">
              <w:t>King County Assessor</w:t>
            </w:r>
          </w:p>
        </w:tc>
        <w:tc>
          <w:tcPr>
            <w:tcW w:w="0" w:type="auto"/>
          </w:tcPr>
          <w:p w14:paraId="00490D3F" w14:textId="77777777" w:rsidR="00BA2FE2" w:rsidRPr="007745E4" w:rsidRDefault="00433F39" w:rsidP="00BA2FE2">
            <w:pPr>
              <w:pStyle w:val="Compact"/>
              <w:spacing w:after="0" w:line="240" w:lineRule="auto"/>
            </w:pPr>
            <w:r w:rsidRPr="007745E4">
              <w:t xml:space="preserve">Range: 214673.23-6086305.24; </w:t>
            </w:r>
          </w:p>
          <w:p w14:paraId="0D8DE78E" w14:textId="77777777" w:rsidR="00FB7F2F" w:rsidRPr="007745E4" w:rsidRDefault="00433F39" w:rsidP="00BA2FE2">
            <w:pPr>
              <w:pStyle w:val="Compact"/>
              <w:spacing w:after="0" w:line="240" w:lineRule="auto"/>
            </w:pPr>
            <w:proofErr w:type="gramStart"/>
            <w:r w:rsidRPr="007745E4">
              <w:t>Mean(</w:t>
            </w:r>
            <w:proofErr w:type="gramEnd"/>
            <w:r w:rsidRPr="007745E4">
              <w:t>SD): 1845520.33(904065.06)</w:t>
            </w:r>
          </w:p>
        </w:tc>
        <w:tc>
          <w:tcPr>
            <w:tcW w:w="0" w:type="auto"/>
          </w:tcPr>
          <w:p w14:paraId="17F8F8DF" w14:textId="77777777" w:rsidR="00BA2FE2" w:rsidRPr="007745E4" w:rsidRDefault="00433F39" w:rsidP="00BA2FE2">
            <w:pPr>
              <w:pStyle w:val="Compact"/>
              <w:spacing w:after="0" w:line="240" w:lineRule="auto"/>
            </w:pPr>
            <w:r w:rsidRPr="007745E4">
              <w:t>Range: 578266.03-3028352.75;</w:t>
            </w:r>
          </w:p>
          <w:p w14:paraId="45705364" w14:textId="77777777" w:rsidR="00FB7F2F" w:rsidRPr="007745E4" w:rsidRDefault="00433F39" w:rsidP="00BA2FE2">
            <w:pPr>
              <w:pStyle w:val="Compact"/>
              <w:spacing w:after="0" w:line="240" w:lineRule="auto"/>
            </w:pPr>
            <w:r w:rsidRPr="007745E4">
              <w:t xml:space="preserve"> </w:t>
            </w:r>
            <w:proofErr w:type="gramStart"/>
            <w:r w:rsidRPr="007745E4">
              <w:t>Mean(</w:t>
            </w:r>
            <w:proofErr w:type="gramEnd"/>
            <w:r w:rsidRPr="007745E4">
              <w:t>SD): 1679109.71(623031.13)</w:t>
            </w:r>
          </w:p>
        </w:tc>
      </w:tr>
      <w:tr w:rsidR="00BA2FE2" w:rsidRPr="007745E4" w14:paraId="6FBE864A" w14:textId="77777777" w:rsidTr="00BA2FE2">
        <w:trPr>
          <w:cnfStyle w:val="000000100000" w:firstRow="0" w:lastRow="0" w:firstColumn="0" w:lastColumn="0" w:oddVBand="0" w:evenVBand="0" w:oddHBand="1" w:evenHBand="0" w:firstRowFirstColumn="0" w:firstRowLastColumn="0" w:lastRowFirstColumn="0" w:lastRowLastColumn="0"/>
        </w:trPr>
        <w:tc>
          <w:tcPr>
            <w:tcW w:w="0" w:type="auto"/>
          </w:tcPr>
          <w:p w14:paraId="7606AD5C" w14:textId="77777777" w:rsidR="00FB7F2F" w:rsidRPr="007745E4" w:rsidRDefault="00433F39" w:rsidP="00BA2FE2">
            <w:pPr>
              <w:pStyle w:val="Compact"/>
              <w:spacing w:after="0" w:line="240" w:lineRule="auto"/>
            </w:pPr>
            <w:r w:rsidRPr="007745E4">
              <w:t>Impervious w/in 500 m (%)</w:t>
            </w:r>
          </w:p>
        </w:tc>
        <w:tc>
          <w:tcPr>
            <w:tcW w:w="0" w:type="auto"/>
          </w:tcPr>
          <w:p w14:paraId="79358639" w14:textId="77777777" w:rsidR="00FB7F2F" w:rsidRPr="007745E4" w:rsidRDefault="00433F39" w:rsidP="00BA2FE2">
            <w:pPr>
              <w:pStyle w:val="Compact"/>
              <w:spacing w:after="0" w:line="240" w:lineRule="auto"/>
            </w:pPr>
            <w:r w:rsidRPr="007745E4">
              <w:t>Percent impervious surface within 500 m of the site’s perimeter.</w:t>
            </w:r>
          </w:p>
        </w:tc>
        <w:tc>
          <w:tcPr>
            <w:tcW w:w="0" w:type="auto"/>
          </w:tcPr>
          <w:p w14:paraId="156B425A" w14:textId="77777777" w:rsidR="00FB7F2F" w:rsidRPr="007745E4" w:rsidRDefault="00433F39" w:rsidP="00BA2FE2">
            <w:pPr>
              <w:pStyle w:val="Compact"/>
              <w:spacing w:after="0" w:line="240" w:lineRule="auto"/>
            </w:pPr>
            <w:r w:rsidRPr="007745E4">
              <w:t>National Land Cover Database 2011 Percent Developed Imperviousness dataset updated in 2014</w:t>
            </w:r>
          </w:p>
        </w:tc>
        <w:tc>
          <w:tcPr>
            <w:tcW w:w="0" w:type="auto"/>
          </w:tcPr>
          <w:p w14:paraId="4EDD4418" w14:textId="77777777" w:rsidR="00BA2FE2" w:rsidRPr="007745E4" w:rsidRDefault="00433F39" w:rsidP="00BA2FE2">
            <w:pPr>
              <w:pStyle w:val="Compact"/>
              <w:spacing w:after="0" w:line="240" w:lineRule="auto"/>
            </w:pPr>
            <w:r w:rsidRPr="007745E4">
              <w:t xml:space="preserve">Range: 1949.32-8111.33; </w:t>
            </w:r>
          </w:p>
          <w:p w14:paraId="198A3EEA" w14:textId="77777777" w:rsidR="00FB7F2F" w:rsidRPr="007745E4" w:rsidRDefault="00433F39" w:rsidP="00BA2FE2">
            <w:pPr>
              <w:pStyle w:val="Compact"/>
              <w:spacing w:after="0" w:line="240" w:lineRule="auto"/>
            </w:pPr>
            <w:proofErr w:type="gramStart"/>
            <w:r w:rsidRPr="007745E4">
              <w:t>Mean(</w:t>
            </w:r>
            <w:proofErr w:type="gramEnd"/>
            <w:r w:rsidRPr="007745E4">
              <w:t>SD): 5577(1163.21)</w:t>
            </w:r>
          </w:p>
        </w:tc>
        <w:tc>
          <w:tcPr>
            <w:tcW w:w="0" w:type="auto"/>
          </w:tcPr>
          <w:p w14:paraId="679C4397" w14:textId="77777777" w:rsidR="00BA2FE2" w:rsidRPr="007745E4" w:rsidRDefault="00433F39" w:rsidP="00BA2FE2">
            <w:pPr>
              <w:pStyle w:val="Compact"/>
              <w:spacing w:after="0" w:line="240" w:lineRule="auto"/>
            </w:pPr>
            <w:r w:rsidRPr="007745E4">
              <w:t xml:space="preserve">Range: 4875.49-6696.33; </w:t>
            </w:r>
          </w:p>
          <w:p w14:paraId="70D9D49D" w14:textId="77777777" w:rsidR="00FB7F2F" w:rsidRPr="007745E4" w:rsidRDefault="00433F39" w:rsidP="00BA2FE2">
            <w:pPr>
              <w:pStyle w:val="Compact"/>
              <w:spacing w:after="0" w:line="240" w:lineRule="auto"/>
            </w:pPr>
            <w:proofErr w:type="gramStart"/>
            <w:r w:rsidRPr="007745E4">
              <w:t>Mean(</w:t>
            </w:r>
            <w:proofErr w:type="gramEnd"/>
            <w:r w:rsidRPr="007745E4">
              <w:t>SD): 5676.05(628.97)</w:t>
            </w:r>
          </w:p>
        </w:tc>
      </w:tr>
      <w:tr w:rsidR="00FB7F2F" w:rsidRPr="007745E4" w14:paraId="7A6EA927" w14:textId="77777777" w:rsidTr="00BA2FE2">
        <w:tc>
          <w:tcPr>
            <w:tcW w:w="0" w:type="auto"/>
          </w:tcPr>
          <w:p w14:paraId="7B32BD70" w14:textId="77777777" w:rsidR="00FB7F2F" w:rsidRPr="007745E4" w:rsidRDefault="00433F39" w:rsidP="00BA2FE2">
            <w:pPr>
              <w:pStyle w:val="Compact"/>
              <w:spacing w:after="0" w:line="240" w:lineRule="auto"/>
            </w:pPr>
            <w:r w:rsidRPr="007745E4">
              <w:t>Median Income</w:t>
            </w:r>
          </w:p>
        </w:tc>
        <w:tc>
          <w:tcPr>
            <w:tcW w:w="0" w:type="auto"/>
          </w:tcPr>
          <w:p w14:paraId="649A7BEE" w14:textId="77777777" w:rsidR="00FB7F2F" w:rsidRPr="007745E4" w:rsidRDefault="00433F39" w:rsidP="00BA2FE2">
            <w:pPr>
              <w:pStyle w:val="Compact"/>
              <w:spacing w:after="0" w:line="240" w:lineRule="auto"/>
            </w:pPr>
            <w:r w:rsidRPr="007745E4">
              <w:t>The median income of residents for the site’s block group</w:t>
            </w:r>
          </w:p>
        </w:tc>
        <w:tc>
          <w:tcPr>
            <w:tcW w:w="0" w:type="auto"/>
          </w:tcPr>
          <w:p w14:paraId="15913840" w14:textId="77777777" w:rsidR="00FB7F2F" w:rsidRPr="007745E4" w:rsidRDefault="00433F39" w:rsidP="00BA2FE2">
            <w:pPr>
              <w:pStyle w:val="Compact"/>
              <w:spacing w:after="0" w:line="240" w:lineRule="auto"/>
            </w:pPr>
            <w:r w:rsidRPr="007745E4">
              <w:t>American Community Survey 2014 5-year block group</w:t>
            </w:r>
          </w:p>
        </w:tc>
        <w:tc>
          <w:tcPr>
            <w:tcW w:w="0" w:type="auto"/>
          </w:tcPr>
          <w:p w14:paraId="7F279A1B" w14:textId="77777777" w:rsidR="00BA2FE2" w:rsidRPr="007745E4" w:rsidRDefault="00433F39" w:rsidP="00BA2FE2">
            <w:pPr>
              <w:pStyle w:val="Compact"/>
              <w:spacing w:after="0" w:line="240" w:lineRule="auto"/>
            </w:pPr>
            <w:r w:rsidRPr="007745E4">
              <w:t xml:space="preserve">Range: 42368-194107; </w:t>
            </w:r>
          </w:p>
          <w:p w14:paraId="2D4FFA1E" w14:textId="77777777" w:rsidR="00FB7F2F" w:rsidRPr="007745E4" w:rsidRDefault="00433F39" w:rsidP="00BA2FE2">
            <w:pPr>
              <w:pStyle w:val="Compact"/>
              <w:spacing w:after="0" w:line="240" w:lineRule="auto"/>
            </w:pPr>
            <w:proofErr w:type="gramStart"/>
            <w:r w:rsidRPr="007745E4">
              <w:t>Mean(</w:t>
            </w:r>
            <w:proofErr w:type="gramEnd"/>
            <w:r w:rsidRPr="007745E4">
              <w:t>SD): 81408.04(24957.4)</w:t>
            </w:r>
          </w:p>
        </w:tc>
        <w:tc>
          <w:tcPr>
            <w:tcW w:w="0" w:type="auto"/>
          </w:tcPr>
          <w:p w14:paraId="703B118F" w14:textId="77777777" w:rsidR="00BA2FE2" w:rsidRPr="007745E4" w:rsidRDefault="00433F39" w:rsidP="00BA2FE2">
            <w:pPr>
              <w:pStyle w:val="Compact"/>
              <w:spacing w:after="0" w:line="240" w:lineRule="auto"/>
            </w:pPr>
            <w:r w:rsidRPr="007745E4">
              <w:t xml:space="preserve">Range: 42368-134643; </w:t>
            </w:r>
          </w:p>
          <w:p w14:paraId="251D91CA" w14:textId="77777777" w:rsidR="00FB7F2F" w:rsidRPr="007745E4" w:rsidRDefault="00433F39" w:rsidP="00BA2FE2">
            <w:pPr>
              <w:pStyle w:val="Compact"/>
              <w:spacing w:after="0" w:line="240" w:lineRule="auto"/>
            </w:pPr>
            <w:proofErr w:type="gramStart"/>
            <w:r w:rsidRPr="007745E4">
              <w:t>Mean(</w:t>
            </w:r>
            <w:proofErr w:type="gramEnd"/>
            <w:r w:rsidRPr="007745E4">
              <w:t>SD): 80477.5(22179.18)</w:t>
            </w:r>
          </w:p>
        </w:tc>
      </w:tr>
      <w:tr w:rsidR="00BA2FE2" w:rsidRPr="007745E4" w14:paraId="3011F98E" w14:textId="77777777" w:rsidTr="00BA2FE2">
        <w:trPr>
          <w:cnfStyle w:val="000000100000" w:firstRow="0" w:lastRow="0" w:firstColumn="0" w:lastColumn="0" w:oddVBand="0" w:evenVBand="0" w:oddHBand="1" w:evenHBand="0" w:firstRowFirstColumn="0" w:firstRowLastColumn="0" w:lastRowFirstColumn="0" w:lastRowLastColumn="0"/>
        </w:trPr>
        <w:tc>
          <w:tcPr>
            <w:tcW w:w="0" w:type="auto"/>
          </w:tcPr>
          <w:p w14:paraId="025C34E8" w14:textId="77777777" w:rsidR="00FB7F2F" w:rsidRPr="007745E4" w:rsidRDefault="00433F39" w:rsidP="00BA2FE2">
            <w:pPr>
              <w:pStyle w:val="Compact"/>
              <w:spacing w:after="0" w:line="240" w:lineRule="auto"/>
            </w:pPr>
            <w:r w:rsidRPr="007745E4">
              <w:lastRenderedPageBreak/>
              <w:t>Percent Foreign-Born</w:t>
            </w:r>
          </w:p>
        </w:tc>
        <w:tc>
          <w:tcPr>
            <w:tcW w:w="0" w:type="auto"/>
          </w:tcPr>
          <w:p w14:paraId="266665F3" w14:textId="77777777" w:rsidR="00FB7F2F" w:rsidRPr="007745E4" w:rsidRDefault="00433F39" w:rsidP="00BA2FE2">
            <w:pPr>
              <w:pStyle w:val="Compact"/>
              <w:spacing w:after="0" w:line="240" w:lineRule="auto"/>
            </w:pPr>
            <w:r w:rsidRPr="007745E4">
              <w:t>The percent of residents born outside of the United States for the site’s block group.</w:t>
            </w:r>
          </w:p>
        </w:tc>
        <w:tc>
          <w:tcPr>
            <w:tcW w:w="0" w:type="auto"/>
          </w:tcPr>
          <w:p w14:paraId="4161E190" w14:textId="77777777" w:rsidR="00FB7F2F" w:rsidRPr="007745E4" w:rsidRDefault="00433F39" w:rsidP="00BA2FE2">
            <w:pPr>
              <w:pStyle w:val="Compact"/>
              <w:spacing w:after="0" w:line="240" w:lineRule="auto"/>
            </w:pPr>
            <w:r w:rsidRPr="007745E4">
              <w:t>American Community Survey 2014 5-year block group</w:t>
            </w:r>
          </w:p>
        </w:tc>
        <w:tc>
          <w:tcPr>
            <w:tcW w:w="0" w:type="auto"/>
          </w:tcPr>
          <w:p w14:paraId="63172A53" w14:textId="77777777" w:rsidR="00BA2FE2" w:rsidRPr="007745E4" w:rsidRDefault="00433F39" w:rsidP="00BA2FE2">
            <w:pPr>
              <w:pStyle w:val="Compact"/>
              <w:spacing w:after="0" w:line="240" w:lineRule="auto"/>
            </w:pPr>
            <w:r w:rsidRPr="007745E4">
              <w:t xml:space="preserve">Range: 14.58-86.14; </w:t>
            </w:r>
          </w:p>
          <w:p w14:paraId="0ABFAA44" w14:textId="77777777" w:rsidR="00FB7F2F" w:rsidRPr="007745E4" w:rsidRDefault="00433F39" w:rsidP="00BA2FE2">
            <w:pPr>
              <w:pStyle w:val="Compact"/>
              <w:spacing w:after="0" w:line="240" w:lineRule="auto"/>
            </w:pPr>
            <w:proofErr w:type="gramStart"/>
            <w:r w:rsidRPr="007745E4">
              <w:t>Mean(</w:t>
            </w:r>
            <w:proofErr w:type="gramEnd"/>
            <w:r w:rsidRPr="007745E4">
              <w:t>SD): 38.99(16.68)</w:t>
            </w:r>
          </w:p>
        </w:tc>
        <w:tc>
          <w:tcPr>
            <w:tcW w:w="0" w:type="auto"/>
          </w:tcPr>
          <w:p w14:paraId="75F3ACB2" w14:textId="77777777" w:rsidR="00BA2FE2" w:rsidRPr="007745E4" w:rsidRDefault="00433F39" w:rsidP="00BA2FE2">
            <w:pPr>
              <w:pStyle w:val="Compact"/>
              <w:spacing w:after="0" w:line="240" w:lineRule="auto"/>
            </w:pPr>
            <w:r w:rsidRPr="007745E4">
              <w:t xml:space="preserve">Range: 14.58-86.14; </w:t>
            </w:r>
          </w:p>
          <w:p w14:paraId="20351922" w14:textId="77777777" w:rsidR="00FB7F2F" w:rsidRPr="007745E4" w:rsidRDefault="00433F39" w:rsidP="00BA2FE2">
            <w:pPr>
              <w:pStyle w:val="Compact"/>
              <w:spacing w:after="0" w:line="240" w:lineRule="auto"/>
            </w:pPr>
            <w:proofErr w:type="gramStart"/>
            <w:r w:rsidRPr="007745E4">
              <w:t>Mean(</w:t>
            </w:r>
            <w:proofErr w:type="gramEnd"/>
            <w:r w:rsidRPr="007745E4">
              <w:t>SD): 40.63(18.29)</w:t>
            </w:r>
          </w:p>
        </w:tc>
      </w:tr>
      <w:tr w:rsidR="00BA2FE2" w:rsidRPr="007745E4" w14:paraId="4FCB173F" w14:textId="77777777" w:rsidTr="00BA2FE2">
        <w:tc>
          <w:tcPr>
            <w:tcW w:w="0" w:type="auto"/>
            <w:gridSpan w:val="5"/>
          </w:tcPr>
          <w:p w14:paraId="3C9F8C03" w14:textId="77777777" w:rsidR="00BA2FE2" w:rsidRPr="007745E4" w:rsidRDefault="00BA2FE2" w:rsidP="00BA2FE2">
            <w:pPr>
              <w:pStyle w:val="Compact"/>
              <w:spacing w:after="0" w:line="240" w:lineRule="auto"/>
              <w:rPr>
                <w:b/>
              </w:rPr>
            </w:pPr>
            <w:r w:rsidRPr="007745E4">
              <w:rPr>
                <w:b/>
              </w:rPr>
              <w:t>2. DEVELOPMENT AND LANDSCAPING ACTION VARIABLES</w:t>
            </w:r>
          </w:p>
        </w:tc>
      </w:tr>
      <w:tr w:rsidR="00BA2FE2" w:rsidRPr="007745E4" w14:paraId="7E9B0A13" w14:textId="77777777" w:rsidTr="00BA2FE2">
        <w:trPr>
          <w:cnfStyle w:val="000000100000" w:firstRow="0" w:lastRow="0" w:firstColumn="0" w:lastColumn="0" w:oddVBand="0" w:evenVBand="0" w:oddHBand="1" w:evenHBand="0" w:firstRowFirstColumn="0" w:firstRowLastColumn="0" w:lastRowFirstColumn="0" w:lastRowLastColumn="0"/>
        </w:trPr>
        <w:tc>
          <w:tcPr>
            <w:tcW w:w="0" w:type="auto"/>
          </w:tcPr>
          <w:p w14:paraId="3D47A2A7" w14:textId="77777777" w:rsidR="00FB7F2F" w:rsidRPr="007745E4" w:rsidRDefault="00433F39" w:rsidP="00BA2FE2">
            <w:pPr>
              <w:pStyle w:val="Compact"/>
              <w:spacing w:after="0" w:line="240" w:lineRule="auto"/>
            </w:pPr>
            <w:r w:rsidRPr="007745E4">
              <w:t>Stands Predate Development</w:t>
            </w:r>
          </w:p>
        </w:tc>
        <w:tc>
          <w:tcPr>
            <w:tcW w:w="0" w:type="auto"/>
          </w:tcPr>
          <w:p w14:paraId="0037C78C" w14:textId="77777777" w:rsidR="00FB7F2F" w:rsidRPr="007745E4" w:rsidRDefault="00433F39" w:rsidP="00BA2FE2">
            <w:pPr>
              <w:pStyle w:val="Compact"/>
              <w:spacing w:after="0" w:line="240" w:lineRule="auto"/>
            </w:pPr>
            <w:r w:rsidRPr="007745E4">
              <w:t>Binary variable indicating presence of a cluster of three+ trees that predate development. (Development)</w:t>
            </w:r>
          </w:p>
        </w:tc>
        <w:tc>
          <w:tcPr>
            <w:tcW w:w="0" w:type="auto"/>
          </w:tcPr>
          <w:p w14:paraId="76EF0865" w14:textId="77777777" w:rsidR="00FB7F2F" w:rsidRPr="007745E4" w:rsidRDefault="00433F39" w:rsidP="00BA2FE2">
            <w:pPr>
              <w:pStyle w:val="Compact"/>
              <w:spacing w:after="0" w:line="240" w:lineRule="auto"/>
            </w:pPr>
            <w:r w:rsidRPr="007745E4">
              <w:t>Site survey</w:t>
            </w:r>
          </w:p>
        </w:tc>
        <w:tc>
          <w:tcPr>
            <w:tcW w:w="0" w:type="auto"/>
          </w:tcPr>
          <w:p w14:paraId="4B21EFEC" w14:textId="77777777" w:rsidR="00FB7F2F" w:rsidRPr="007745E4" w:rsidRDefault="00433F39" w:rsidP="00BA2FE2">
            <w:pPr>
              <w:pStyle w:val="Compact"/>
              <w:spacing w:after="0" w:line="240" w:lineRule="auto"/>
            </w:pPr>
            <w:r w:rsidRPr="007745E4">
              <w:t>NA</w:t>
            </w:r>
          </w:p>
        </w:tc>
        <w:tc>
          <w:tcPr>
            <w:tcW w:w="0" w:type="auto"/>
          </w:tcPr>
          <w:p w14:paraId="6FFE01E1" w14:textId="77777777" w:rsidR="00FB7F2F" w:rsidRPr="007745E4" w:rsidRDefault="00433F39" w:rsidP="00BA2FE2">
            <w:pPr>
              <w:pStyle w:val="Compact"/>
              <w:spacing w:after="0" w:line="240" w:lineRule="auto"/>
            </w:pPr>
            <w:r w:rsidRPr="007745E4">
              <w:t>Yes: 12 No: 8</w:t>
            </w:r>
          </w:p>
        </w:tc>
      </w:tr>
      <w:tr w:rsidR="00FB7F2F" w:rsidRPr="007745E4" w14:paraId="644E159D" w14:textId="77777777" w:rsidTr="00BA2FE2">
        <w:tc>
          <w:tcPr>
            <w:tcW w:w="0" w:type="auto"/>
          </w:tcPr>
          <w:p w14:paraId="1CDE6621" w14:textId="77777777" w:rsidR="00FB7F2F" w:rsidRPr="007745E4" w:rsidRDefault="00433F39" w:rsidP="00BA2FE2">
            <w:pPr>
              <w:pStyle w:val="Compact"/>
              <w:spacing w:after="0" w:line="240" w:lineRule="auto"/>
            </w:pPr>
            <w:r w:rsidRPr="007745E4">
              <w:t>Median Height of Dominant Conifer</w:t>
            </w:r>
          </w:p>
        </w:tc>
        <w:tc>
          <w:tcPr>
            <w:tcW w:w="0" w:type="auto"/>
          </w:tcPr>
          <w:p w14:paraId="1B00B0C5" w14:textId="77777777" w:rsidR="00FB7F2F" w:rsidRPr="007745E4" w:rsidRDefault="00433F39" w:rsidP="00BA2FE2">
            <w:pPr>
              <w:pStyle w:val="Compact"/>
              <w:spacing w:after="0" w:line="240" w:lineRule="auto"/>
            </w:pPr>
            <w:r w:rsidRPr="007745E4">
              <w:t>Median height (m) of five dominant native conifer trees; age proxy. (Development)</w:t>
            </w:r>
          </w:p>
        </w:tc>
        <w:tc>
          <w:tcPr>
            <w:tcW w:w="0" w:type="auto"/>
          </w:tcPr>
          <w:p w14:paraId="048A3290" w14:textId="77777777" w:rsidR="00FB7F2F" w:rsidRPr="007745E4" w:rsidRDefault="00433F39" w:rsidP="00BA2FE2">
            <w:pPr>
              <w:pStyle w:val="Compact"/>
              <w:spacing w:after="0" w:line="240" w:lineRule="auto"/>
            </w:pPr>
            <w:r w:rsidRPr="007745E4">
              <w:t>Site survey</w:t>
            </w:r>
          </w:p>
        </w:tc>
        <w:tc>
          <w:tcPr>
            <w:tcW w:w="0" w:type="auto"/>
          </w:tcPr>
          <w:p w14:paraId="44C26C3E" w14:textId="77777777" w:rsidR="00FB7F2F" w:rsidRPr="007745E4" w:rsidRDefault="00433F39" w:rsidP="00BA2FE2">
            <w:pPr>
              <w:pStyle w:val="Compact"/>
              <w:spacing w:after="0" w:line="240" w:lineRule="auto"/>
            </w:pPr>
            <w:r w:rsidRPr="007745E4">
              <w:t>NA</w:t>
            </w:r>
          </w:p>
        </w:tc>
        <w:tc>
          <w:tcPr>
            <w:tcW w:w="0" w:type="auto"/>
          </w:tcPr>
          <w:p w14:paraId="71BF6D9F" w14:textId="77777777" w:rsidR="00BA2FE2" w:rsidRPr="007745E4" w:rsidRDefault="00433F39" w:rsidP="00BA2FE2">
            <w:pPr>
              <w:pStyle w:val="Compact"/>
              <w:spacing w:after="0" w:line="240" w:lineRule="auto"/>
            </w:pPr>
            <w:r w:rsidRPr="007745E4">
              <w:t xml:space="preserve">Range: 0-40.6; </w:t>
            </w:r>
          </w:p>
          <w:p w14:paraId="57DD6A91" w14:textId="77777777" w:rsidR="00FB7F2F" w:rsidRPr="007745E4" w:rsidRDefault="00433F39" w:rsidP="00BA2FE2">
            <w:pPr>
              <w:pStyle w:val="Compact"/>
              <w:spacing w:after="0" w:line="240" w:lineRule="auto"/>
            </w:pPr>
            <w:proofErr w:type="gramStart"/>
            <w:r w:rsidRPr="007745E4">
              <w:t>Mean(</w:t>
            </w:r>
            <w:proofErr w:type="gramEnd"/>
            <w:r w:rsidRPr="007745E4">
              <w:t>SD): 25.82(12.99)</w:t>
            </w:r>
          </w:p>
        </w:tc>
      </w:tr>
      <w:tr w:rsidR="00BA2FE2" w:rsidRPr="007745E4" w14:paraId="0E8EA73C" w14:textId="77777777" w:rsidTr="00BA2FE2">
        <w:trPr>
          <w:cnfStyle w:val="000000100000" w:firstRow="0" w:lastRow="0" w:firstColumn="0" w:lastColumn="0" w:oddVBand="0" w:evenVBand="0" w:oddHBand="1" w:evenHBand="0" w:firstRowFirstColumn="0" w:firstRowLastColumn="0" w:lastRowFirstColumn="0" w:lastRowLastColumn="0"/>
        </w:trPr>
        <w:tc>
          <w:tcPr>
            <w:tcW w:w="0" w:type="auto"/>
          </w:tcPr>
          <w:p w14:paraId="22A0192E" w14:textId="77777777" w:rsidR="00FB7F2F" w:rsidRPr="007745E4" w:rsidRDefault="00433F39" w:rsidP="00BA2FE2">
            <w:pPr>
              <w:pStyle w:val="Compact"/>
              <w:spacing w:after="0" w:line="240" w:lineRule="auto"/>
            </w:pPr>
            <w:r w:rsidRPr="007745E4">
              <w:t>Density of Native Conifers</w:t>
            </w:r>
          </w:p>
        </w:tc>
        <w:tc>
          <w:tcPr>
            <w:tcW w:w="0" w:type="auto"/>
          </w:tcPr>
          <w:p w14:paraId="72F2B7D3" w14:textId="77777777" w:rsidR="00FB7F2F" w:rsidRPr="007745E4" w:rsidRDefault="00433F39" w:rsidP="00BA2FE2">
            <w:pPr>
              <w:pStyle w:val="Compact"/>
              <w:spacing w:after="0" w:line="240" w:lineRule="auto"/>
            </w:pPr>
            <w:r w:rsidRPr="007745E4">
              <w:t>Total density of Douglas-fir, western redcedar, and western hemlock (Development/Landscaping).</w:t>
            </w:r>
          </w:p>
        </w:tc>
        <w:tc>
          <w:tcPr>
            <w:tcW w:w="0" w:type="auto"/>
          </w:tcPr>
          <w:p w14:paraId="648309BE" w14:textId="77777777" w:rsidR="00FB7F2F" w:rsidRPr="007745E4" w:rsidRDefault="00433F39" w:rsidP="00BA2FE2">
            <w:pPr>
              <w:pStyle w:val="Compact"/>
              <w:spacing w:after="0" w:line="240" w:lineRule="auto"/>
            </w:pPr>
            <w:r w:rsidRPr="007745E4">
              <w:t>Site survey</w:t>
            </w:r>
          </w:p>
        </w:tc>
        <w:tc>
          <w:tcPr>
            <w:tcW w:w="0" w:type="auto"/>
          </w:tcPr>
          <w:p w14:paraId="1219B40A" w14:textId="77777777" w:rsidR="00FB7F2F" w:rsidRPr="007745E4" w:rsidRDefault="00433F39" w:rsidP="00BA2FE2">
            <w:pPr>
              <w:pStyle w:val="Compact"/>
              <w:spacing w:after="0" w:line="240" w:lineRule="auto"/>
            </w:pPr>
            <w:r w:rsidRPr="007745E4">
              <w:t>NA</w:t>
            </w:r>
          </w:p>
        </w:tc>
        <w:tc>
          <w:tcPr>
            <w:tcW w:w="0" w:type="auto"/>
          </w:tcPr>
          <w:p w14:paraId="7F1C9A54" w14:textId="77777777" w:rsidR="00BA2FE2" w:rsidRPr="007745E4" w:rsidRDefault="00433F39" w:rsidP="00BA2FE2">
            <w:pPr>
              <w:pStyle w:val="Compact"/>
              <w:spacing w:after="0" w:line="240" w:lineRule="auto"/>
            </w:pPr>
            <w:r w:rsidRPr="007745E4">
              <w:t xml:space="preserve">Range: 0-61.29; </w:t>
            </w:r>
          </w:p>
          <w:p w14:paraId="07597949" w14:textId="77777777" w:rsidR="00FB7F2F" w:rsidRPr="007745E4" w:rsidRDefault="00433F39" w:rsidP="00BA2FE2">
            <w:pPr>
              <w:pStyle w:val="Compact"/>
              <w:spacing w:after="0" w:line="240" w:lineRule="auto"/>
            </w:pPr>
            <w:proofErr w:type="gramStart"/>
            <w:r w:rsidRPr="007745E4">
              <w:t>Mean(</w:t>
            </w:r>
            <w:proofErr w:type="gramEnd"/>
            <w:r w:rsidRPr="007745E4">
              <w:t>SD): 22.47(19.25)</w:t>
            </w:r>
          </w:p>
        </w:tc>
      </w:tr>
      <w:tr w:rsidR="00BA2FE2" w:rsidRPr="007745E4" w14:paraId="04428752" w14:textId="77777777" w:rsidTr="00BA2FE2">
        <w:tc>
          <w:tcPr>
            <w:tcW w:w="0" w:type="auto"/>
            <w:gridSpan w:val="5"/>
          </w:tcPr>
          <w:p w14:paraId="11B267BD" w14:textId="77777777" w:rsidR="00BA2FE2" w:rsidRPr="007745E4" w:rsidRDefault="00BA2FE2" w:rsidP="00BA2FE2">
            <w:pPr>
              <w:pStyle w:val="Compact"/>
              <w:spacing w:after="0" w:line="240" w:lineRule="auto"/>
              <w:rPr>
                <w:b/>
              </w:rPr>
            </w:pPr>
            <w:r w:rsidRPr="007745E4">
              <w:rPr>
                <w:b/>
              </w:rPr>
              <w:t>3. GROUND COVER MATERIAL AND MAINTENANCE REGIME</w:t>
            </w:r>
          </w:p>
        </w:tc>
      </w:tr>
      <w:tr w:rsidR="00BA2FE2" w:rsidRPr="007745E4" w14:paraId="456AFB60" w14:textId="77777777" w:rsidTr="00BA2FE2">
        <w:trPr>
          <w:cnfStyle w:val="000000100000" w:firstRow="0" w:lastRow="0" w:firstColumn="0" w:lastColumn="0" w:oddVBand="0" w:evenVBand="0" w:oddHBand="1" w:evenHBand="0" w:firstRowFirstColumn="0" w:firstRowLastColumn="0" w:lastRowFirstColumn="0" w:lastRowLastColumn="0"/>
        </w:trPr>
        <w:tc>
          <w:tcPr>
            <w:tcW w:w="0" w:type="auto"/>
          </w:tcPr>
          <w:p w14:paraId="074DF71C" w14:textId="77777777" w:rsidR="00FB7F2F" w:rsidRPr="007745E4" w:rsidRDefault="00433F39" w:rsidP="00BA2FE2">
            <w:pPr>
              <w:pStyle w:val="Compact"/>
              <w:spacing w:after="0" w:line="240" w:lineRule="auto"/>
            </w:pPr>
            <w:r w:rsidRPr="007745E4">
              <w:t>Ground Cover Types (%)</w:t>
            </w:r>
          </w:p>
        </w:tc>
        <w:tc>
          <w:tcPr>
            <w:tcW w:w="0" w:type="auto"/>
          </w:tcPr>
          <w:p w14:paraId="550DA7FD" w14:textId="77777777" w:rsidR="00FB7F2F" w:rsidRPr="007745E4" w:rsidRDefault="00433F39" w:rsidP="00BA2FE2">
            <w:pPr>
              <w:pStyle w:val="Compact"/>
              <w:spacing w:after="0" w:line="240" w:lineRule="auto"/>
            </w:pPr>
            <w:r w:rsidRPr="007745E4">
              <w:t>Ground cover types on site including lawn, mulch, and impervious surface.</w:t>
            </w:r>
          </w:p>
        </w:tc>
        <w:tc>
          <w:tcPr>
            <w:tcW w:w="0" w:type="auto"/>
          </w:tcPr>
          <w:p w14:paraId="07F2854E" w14:textId="77777777" w:rsidR="00FB7F2F" w:rsidRPr="007745E4" w:rsidRDefault="00433F39" w:rsidP="00BA2FE2">
            <w:pPr>
              <w:pStyle w:val="Compact"/>
              <w:spacing w:after="0" w:line="240" w:lineRule="auto"/>
            </w:pPr>
            <w:r w:rsidRPr="007745E4">
              <w:t>Site survey</w:t>
            </w:r>
          </w:p>
        </w:tc>
        <w:tc>
          <w:tcPr>
            <w:tcW w:w="0" w:type="auto"/>
          </w:tcPr>
          <w:p w14:paraId="7DF0C67E" w14:textId="77777777" w:rsidR="00FB7F2F" w:rsidRPr="007745E4" w:rsidRDefault="00433F39" w:rsidP="00BA2FE2">
            <w:pPr>
              <w:pStyle w:val="Compact"/>
              <w:spacing w:after="0" w:line="240" w:lineRule="auto"/>
            </w:pPr>
            <w:r w:rsidRPr="007745E4">
              <w:t>NA</w:t>
            </w:r>
          </w:p>
        </w:tc>
        <w:tc>
          <w:tcPr>
            <w:tcW w:w="0" w:type="auto"/>
          </w:tcPr>
          <w:p w14:paraId="18FBC2B7" w14:textId="77777777" w:rsidR="00BA2FE2" w:rsidRPr="007745E4" w:rsidRDefault="00433F39" w:rsidP="00BA2FE2">
            <w:pPr>
              <w:pStyle w:val="Compact"/>
              <w:spacing w:after="0" w:line="240" w:lineRule="auto"/>
            </w:pPr>
            <w:r w:rsidRPr="007745E4">
              <w:t xml:space="preserve">Mean (SD) Grass: 7.28 </w:t>
            </w:r>
            <w:proofErr w:type="gramStart"/>
            <w:r w:rsidRPr="007745E4">
              <w:t>( 6.94</w:t>
            </w:r>
            <w:proofErr w:type="gramEnd"/>
            <w:r w:rsidRPr="007745E4">
              <w:t xml:space="preserve"> ); </w:t>
            </w:r>
          </w:p>
          <w:p w14:paraId="0D69B289" w14:textId="77777777" w:rsidR="00BA2FE2" w:rsidRPr="007745E4" w:rsidRDefault="00433F39" w:rsidP="00BA2FE2">
            <w:pPr>
              <w:pStyle w:val="Compact"/>
              <w:spacing w:after="0" w:line="240" w:lineRule="auto"/>
            </w:pPr>
            <w:r w:rsidRPr="007745E4">
              <w:t xml:space="preserve">Impervious: 66.44 </w:t>
            </w:r>
            <w:proofErr w:type="gramStart"/>
            <w:r w:rsidRPr="007745E4">
              <w:t>( 10.49</w:t>
            </w:r>
            <w:proofErr w:type="gramEnd"/>
            <w:r w:rsidRPr="007745E4">
              <w:t xml:space="preserve"> ); </w:t>
            </w:r>
          </w:p>
          <w:p w14:paraId="2AF2F342" w14:textId="77777777" w:rsidR="00FB7F2F" w:rsidRPr="007745E4" w:rsidRDefault="00433F39" w:rsidP="00BA2FE2">
            <w:pPr>
              <w:pStyle w:val="Compact"/>
              <w:spacing w:after="0" w:line="240" w:lineRule="auto"/>
            </w:pPr>
            <w:r w:rsidRPr="007745E4">
              <w:t xml:space="preserve">Dirt/Litter: 5.96 </w:t>
            </w:r>
            <w:proofErr w:type="gramStart"/>
            <w:r w:rsidRPr="007745E4">
              <w:t>( 7.96</w:t>
            </w:r>
            <w:proofErr w:type="gramEnd"/>
            <w:r w:rsidRPr="007745E4">
              <w:t xml:space="preserve"> )</w:t>
            </w:r>
          </w:p>
        </w:tc>
      </w:tr>
      <w:tr w:rsidR="00FB7F2F" w:rsidRPr="007745E4" w14:paraId="70435F21" w14:textId="77777777" w:rsidTr="00BA2FE2">
        <w:tc>
          <w:tcPr>
            <w:tcW w:w="0" w:type="auto"/>
          </w:tcPr>
          <w:p w14:paraId="343A67E5" w14:textId="77777777" w:rsidR="00FB7F2F" w:rsidRPr="007745E4" w:rsidRDefault="00433F39" w:rsidP="00BA2FE2">
            <w:pPr>
              <w:pStyle w:val="Compact"/>
              <w:spacing w:after="0" w:line="240" w:lineRule="auto"/>
            </w:pPr>
            <w:r w:rsidRPr="007745E4">
              <w:t>Dead Wood (count)</w:t>
            </w:r>
          </w:p>
        </w:tc>
        <w:tc>
          <w:tcPr>
            <w:tcW w:w="0" w:type="auto"/>
          </w:tcPr>
          <w:p w14:paraId="3FB083C0" w14:textId="77777777" w:rsidR="00FB7F2F" w:rsidRPr="007745E4" w:rsidRDefault="00433F39" w:rsidP="00BA2FE2">
            <w:pPr>
              <w:pStyle w:val="Compact"/>
              <w:spacing w:after="0" w:line="240" w:lineRule="auto"/>
            </w:pPr>
            <w:r w:rsidRPr="007745E4">
              <w:t>Total abundance of stumps, logs, and snags on site.</w:t>
            </w:r>
          </w:p>
        </w:tc>
        <w:tc>
          <w:tcPr>
            <w:tcW w:w="0" w:type="auto"/>
          </w:tcPr>
          <w:p w14:paraId="71BB2222" w14:textId="77777777" w:rsidR="00FB7F2F" w:rsidRPr="007745E4" w:rsidRDefault="00433F39" w:rsidP="00BA2FE2">
            <w:pPr>
              <w:pStyle w:val="Compact"/>
              <w:spacing w:after="0" w:line="240" w:lineRule="auto"/>
            </w:pPr>
            <w:r w:rsidRPr="007745E4">
              <w:t>Site survey</w:t>
            </w:r>
          </w:p>
        </w:tc>
        <w:tc>
          <w:tcPr>
            <w:tcW w:w="0" w:type="auto"/>
          </w:tcPr>
          <w:p w14:paraId="331953D6" w14:textId="77777777" w:rsidR="00FB7F2F" w:rsidRPr="007745E4" w:rsidRDefault="00433F39" w:rsidP="00BA2FE2">
            <w:pPr>
              <w:pStyle w:val="Compact"/>
              <w:spacing w:after="0" w:line="240" w:lineRule="auto"/>
            </w:pPr>
            <w:r w:rsidRPr="007745E4">
              <w:t>NA</w:t>
            </w:r>
          </w:p>
        </w:tc>
        <w:tc>
          <w:tcPr>
            <w:tcW w:w="0" w:type="auto"/>
          </w:tcPr>
          <w:p w14:paraId="6DB1F85B" w14:textId="77777777" w:rsidR="00BA2FE2" w:rsidRPr="007745E4" w:rsidRDefault="00433F39" w:rsidP="00BA2FE2">
            <w:pPr>
              <w:pStyle w:val="Compact"/>
              <w:spacing w:after="0" w:line="240" w:lineRule="auto"/>
            </w:pPr>
            <w:r w:rsidRPr="007745E4">
              <w:t xml:space="preserve">Range: 0-40.6; </w:t>
            </w:r>
          </w:p>
          <w:p w14:paraId="5F919D10" w14:textId="77777777" w:rsidR="00FB7F2F" w:rsidRPr="007745E4" w:rsidRDefault="00433F39" w:rsidP="00BA2FE2">
            <w:pPr>
              <w:pStyle w:val="Compact"/>
              <w:spacing w:after="0" w:line="240" w:lineRule="auto"/>
            </w:pPr>
            <w:proofErr w:type="gramStart"/>
            <w:r w:rsidRPr="007745E4">
              <w:t>Mean(</w:t>
            </w:r>
            <w:proofErr w:type="gramEnd"/>
            <w:r w:rsidRPr="007745E4">
              <w:t>SD): 25.82(12.99)</w:t>
            </w:r>
          </w:p>
        </w:tc>
      </w:tr>
      <w:tr w:rsidR="00BA2FE2" w:rsidRPr="007745E4" w14:paraId="6C8BD6D9" w14:textId="77777777" w:rsidTr="00BA2FE2">
        <w:trPr>
          <w:cnfStyle w:val="000000100000" w:firstRow="0" w:lastRow="0" w:firstColumn="0" w:lastColumn="0" w:oddVBand="0" w:evenVBand="0" w:oddHBand="1" w:evenHBand="0" w:firstRowFirstColumn="0" w:firstRowLastColumn="0" w:lastRowFirstColumn="0" w:lastRowLastColumn="0"/>
        </w:trPr>
        <w:tc>
          <w:tcPr>
            <w:tcW w:w="0" w:type="auto"/>
          </w:tcPr>
          <w:p w14:paraId="63A5598A" w14:textId="77777777" w:rsidR="00FB7F2F" w:rsidRPr="007745E4" w:rsidRDefault="00433F39" w:rsidP="00BA2FE2">
            <w:pPr>
              <w:pStyle w:val="Compact"/>
              <w:spacing w:after="0" w:line="240" w:lineRule="auto"/>
            </w:pPr>
            <w:r w:rsidRPr="007745E4">
              <w:t>Irrigation</w:t>
            </w:r>
          </w:p>
        </w:tc>
        <w:tc>
          <w:tcPr>
            <w:tcW w:w="0" w:type="auto"/>
          </w:tcPr>
          <w:p w14:paraId="5968FA58" w14:textId="77777777" w:rsidR="00FB7F2F" w:rsidRPr="007745E4" w:rsidRDefault="00433F39" w:rsidP="00BA2FE2">
            <w:pPr>
              <w:pStyle w:val="Compact"/>
              <w:spacing w:after="0" w:line="240" w:lineRule="auto"/>
            </w:pPr>
            <w:r w:rsidRPr="007745E4">
              <w:t>Binary variable indicating whether irrigation is used during the summer months.</w:t>
            </w:r>
          </w:p>
        </w:tc>
        <w:tc>
          <w:tcPr>
            <w:tcW w:w="0" w:type="auto"/>
          </w:tcPr>
          <w:p w14:paraId="2B58DB6F" w14:textId="77777777" w:rsidR="00FB7F2F" w:rsidRPr="007745E4" w:rsidRDefault="00433F39" w:rsidP="00BA2FE2">
            <w:pPr>
              <w:pStyle w:val="Compact"/>
              <w:spacing w:after="0" w:line="240" w:lineRule="auto"/>
            </w:pPr>
            <w:r w:rsidRPr="007745E4">
              <w:t>Interviews and site survey</w:t>
            </w:r>
          </w:p>
        </w:tc>
        <w:tc>
          <w:tcPr>
            <w:tcW w:w="0" w:type="auto"/>
          </w:tcPr>
          <w:p w14:paraId="0AE70685" w14:textId="77777777" w:rsidR="00FB7F2F" w:rsidRPr="007745E4" w:rsidRDefault="00433F39" w:rsidP="00BA2FE2">
            <w:pPr>
              <w:pStyle w:val="Compact"/>
              <w:spacing w:after="0" w:line="240" w:lineRule="auto"/>
            </w:pPr>
            <w:r w:rsidRPr="007745E4">
              <w:t>NA</w:t>
            </w:r>
          </w:p>
        </w:tc>
        <w:tc>
          <w:tcPr>
            <w:tcW w:w="0" w:type="auto"/>
          </w:tcPr>
          <w:p w14:paraId="5BF1E3F2" w14:textId="77777777" w:rsidR="00BA2FE2" w:rsidRPr="007745E4" w:rsidRDefault="00433F39" w:rsidP="00BA2FE2">
            <w:pPr>
              <w:pStyle w:val="Compact"/>
              <w:spacing w:after="0" w:line="240" w:lineRule="auto"/>
            </w:pPr>
            <w:r w:rsidRPr="007745E4">
              <w:t xml:space="preserve">Yes: 16 </w:t>
            </w:r>
          </w:p>
          <w:p w14:paraId="69C2ADA1" w14:textId="77777777" w:rsidR="00FB7F2F" w:rsidRPr="007745E4" w:rsidRDefault="00433F39" w:rsidP="00BA2FE2">
            <w:pPr>
              <w:pStyle w:val="Compact"/>
              <w:spacing w:after="0" w:line="240" w:lineRule="auto"/>
            </w:pPr>
            <w:r w:rsidRPr="007745E4">
              <w:t>No: 3</w:t>
            </w:r>
          </w:p>
        </w:tc>
      </w:tr>
      <w:tr w:rsidR="00FB7F2F" w:rsidRPr="007745E4" w14:paraId="47ECCD1C" w14:textId="77777777" w:rsidTr="00BA2FE2">
        <w:tc>
          <w:tcPr>
            <w:tcW w:w="0" w:type="auto"/>
          </w:tcPr>
          <w:p w14:paraId="4BBE291C" w14:textId="77777777" w:rsidR="00FB7F2F" w:rsidRPr="007745E4" w:rsidRDefault="00433F39" w:rsidP="00BA2FE2">
            <w:pPr>
              <w:pStyle w:val="Compact"/>
              <w:spacing w:after="0" w:line="240" w:lineRule="auto"/>
            </w:pPr>
            <w:r w:rsidRPr="007745E4">
              <w:t>Mulch, Herbicide, and/or Fertilizer Application</w:t>
            </w:r>
          </w:p>
        </w:tc>
        <w:tc>
          <w:tcPr>
            <w:tcW w:w="0" w:type="auto"/>
          </w:tcPr>
          <w:p w14:paraId="593BEEC3" w14:textId="77777777" w:rsidR="00FB7F2F" w:rsidRPr="007745E4" w:rsidRDefault="00433F39" w:rsidP="00BA2FE2">
            <w:pPr>
              <w:pStyle w:val="Compact"/>
              <w:spacing w:after="0" w:line="240" w:lineRule="auto"/>
            </w:pPr>
            <w:r w:rsidRPr="007745E4">
              <w:t>Binary variables (3) indicating whether landscaping crew applies mulch, herbicides, or fertilizers to a site.</w:t>
            </w:r>
          </w:p>
        </w:tc>
        <w:tc>
          <w:tcPr>
            <w:tcW w:w="0" w:type="auto"/>
          </w:tcPr>
          <w:p w14:paraId="6B4395A4" w14:textId="77777777" w:rsidR="00FB7F2F" w:rsidRPr="007745E4" w:rsidRDefault="00433F39" w:rsidP="00BA2FE2">
            <w:pPr>
              <w:pStyle w:val="Compact"/>
              <w:spacing w:after="0" w:line="240" w:lineRule="auto"/>
            </w:pPr>
            <w:r w:rsidRPr="007745E4">
              <w:t>Interviews and site survey</w:t>
            </w:r>
          </w:p>
        </w:tc>
        <w:tc>
          <w:tcPr>
            <w:tcW w:w="0" w:type="auto"/>
          </w:tcPr>
          <w:p w14:paraId="1AD09683" w14:textId="77777777" w:rsidR="00FB7F2F" w:rsidRPr="007745E4" w:rsidRDefault="00433F39" w:rsidP="00BA2FE2">
            <w:pPr>
              <w:pStyle w:val="Compact"/>
              <w:spacing w:after="0" w:line="240" w:lineRule="auto"/>
            </w:pPr>
            <w:r w:rsidRPr="007745E4">
              <w:t>NA</w:t>
            </w:r>
          </w:p>
        </w:tc>
        <w:tc>
          <w:tcPr>
            <w:tcW w:w="0" w:type="auto"/>
          </w:tcPr>
          <w:p w14:paraId="4F2AE2A6" w14:textId="77777777" w:rsidR="00BA2FE2" w:rsidRPr="007745E4" w:rsidRDefault="00433F39" w:rsidP="00BA2FE2">
            <w:pPr>
              <w:pStyle w:val="Compact"/>
              <w:spacing w:after="0" w:line="240" w:lineRule="auto"/>
            </w:pPr>
            <w:r w:rsidRPr="007745E4">
              <w:t xml:space="preserve">Mulch Y/N: 17/3 </w:t>
            </w:r>
          </w:p>
          <w:p w14:paraId="3B45E9F3" w14:textId="77777777" w:rsidR="00BA2FE2" w:rsidRPr="007745E4" w:rsidRDefault="00433F39" w:rsidP="00BA2FE2">
            <w:pPr>
              <w:pStyle w:val="Compact"/>
              <w:spacing w:after="0" w:line="240" w:lineRule="auto"/>
            </w:pPr>
            <w:r w:rsidRPr="007745E4">
              <w:t xml:space="preserve">Herbicide Y/N: 13/4 </w:t>
            </w:r>
          </w:p>
          <w:p w14:paraId="042CDB7C" w14:textId="77777777" w:rsidR="00FB7F2F" w:rsidRPr="007745E4" w:rsidRDefault="00433F39" w:rsidP="00BA2FE2">
            <w:pPr>
              <w:pStyle w:val="Compact"/>
              <w:spacing w:after="0" w:line="240" w:lineRule="auto"/>
            </w:pPr>
            <w:r w:rsidRPr="007745E4">
              <w:t>Fertilizer Y/N: 15/3</w:t>
            </w:r>
          </w:p>
        </w:tc>
      </w:tr>
    </w:tbl>
    <w:p w14:paraId="62857353" w14:textId="77777777" w:rsidR="00BA2FE2" w:rsidRDefault="00BA2FE2" w:rsidP="00BA2FE2">
      <w:bookmarkStart w:id="116" w:name="vegetation-data-collection"/>
      <w:bookmarkEnd w:id="116"/>
    </w:p>
    <w:p w14:paraId="34A63449" w14:textId="77777777" w:rsidR="00BA2FE2" w:rsidRDefault="00BA2FE2" w:rsidP="00BA2FE2">
      <w:pPr>
        <w:sectPr w:rsidR="00BA2FE2" w:rsidSect="00BA2FE2">
          <w:pgSz w:w="15840" w:h="12240" w:orient="landscape"/>
          <w:pgMar w:top="1440" w:right="1440" w:bottom="1440" w:left="1440" w:header="720" w:footer="720" w:gutter="0"/>
          <w:lnNumType w:countBy="1" w:restart="continuous"/>
          <w:cols w:space="720"/>
          <w:docGrid w:linePitch="299"/>
        </w:sectPr>
      </w:pPr>
    </w:p>
    <w:p w14:paraId="67309508" w14:textId="77777777" w:rsidR="00FB7F2F" w:rsidRDefault="00433F39">
      <w:pPr>
        <w:pStyle w:val="Heading2"/>
      </w:pPr>
      <w:r>
        <w:lastRenderedPageBreak/>
        <w:t>Vegetation data collection</w:t>
      </w:r>
    </w:p>
    <w:p w14:paraId="4DD23CCE" w14:textId="2CA46487" w:rsidR="00FB7F2F" w:rsidRDefault="00433F39">
      <w:pPr>
        <w:pStyle w:val="FirstParagraph"/>
      </w:pPr>
      <w:r>
        <w:t xml:space="preserve">I censused vegetation communities in summer of 2015. Each tree and shrub was identified to species or genus (Dirr, 2009, 1997; Sibley and others, 2009). Trees with DBH &lt; 4" were </w:t>
      </w:r>
      <w:del w:id="117" w:author="Tracy Fuentes" w:date="2019-03-26T10:47:00Z">
        <w:r w:rsidDel="00F02B7F">
          <w:delText>considered saplings and not in</w:delText>
        </w:r>
      </w:del>
      <w:ins w:id="118" w:author="Tracy Fuentes" w:date="2019-03-26T10:47:00Z">
        <w:r w:rsidR="00F02B7F">
          <w:t>ex</w:t>
        </w:r>
      </w:ins>
      <w:r>
        <w:t>cluded</w:t>
      </w:r>
      <w:del w:id="119" w:author="Tracy Fuentes" w:date="2019-03-26T10:48:00Z">
        <w:r w:rsidDel="00F02B7F">
          <w:delText xml:space="preserve"> in analysis</w:delText>
        </w:r>
      </w:del>
      <w:r>
        <w:t xml:space="preserve">. </w:t>
      </w:r>
      <w:del w:id="120" w:author="Tracy Fuentes" w:date="2019-03-26T10:48:00Z">
        <w:r w:rsidDel="00F02B7F">
          <w:delText>This cutoff includes a</w:delText>
        </w:r>
      </w:del>
      <w:ins w:id="121" w:author="Tracy Fuentes" w:date="2019-03-26T10:48:00Z">
        <w:r w:rsidR="00F02B7F">
          <w:t>A</w:t>
        </w:r>
      </w:ins>
      <w:r>
        <w:t xml:space="preserve">ll “significant” trees in </w:t>
      </w:r>
      <w:commentRangeStart w:id="122"/>
      <w:commentRangeStart w:id="123"/>
      <w:r>
        <w:t>Redmond and Bellevue’s</w:t>
      </w:r>
      <w:commentRangeEnd w:id="122"/>
      <w:r w:rsidR="00F02B7F">
        <w:rPr>
          <w:rStyle w:val="CommentReference"/>
        </w:rPr>
        <w:commentReference w:id="122"/>
      </w:r>
      <w:commentRangeEnd w:id="123"/>
      <w:r w:rsidR="00D748C3">
        <w:rPr>
          <w:rStyle w:val="CommentReference"/>
        </w:rPr>
        <w:commentReference w:id="123"/>
      </w:r>
      <w:r>
        <w:t xml:space="preserve"> zoning codes </w:t>
      </w:r>
      <w:ins w:id="124" w:author="Tracy Fuentes" w:date="2019-03-26T10:48:00Z">
        <w:r w:rsidR="00F02B7F">
          <w:t xml:space="preserve">are </w:t>
        </w:r>
      </w:ins>
      <w:del w:id="125" w:author="Tracy Fuentes" w:date="2019-03-26T10:48:00Z">
        <w:r w:rsidDel="00F02B7F">
          <w:delText>(</w:delText>
        </w:r>
      </w:del>
      <w:r>
        <w:t>greater than 6" or 8" DBH</w:t>
      </w:r>
      <w:ins w:id="126" w:author="Tracy Fuentes" w:date="2019-03-26T10:48:00Z">
        <w:r w:rsidR="00F02B7F">
          <w:t>, respectively</w:t>
        </w:r>
      </w:ins>
      <w:del w:id="127" w:author="Tracy Fuentes" w:date="2019-03-26T10:48:00Z">
        <w:r w:rsidDel="00F02B7F">
          <w:delText>)</w:delText>
        </w:r>
      </w:del>
      <w:r>
        <w:t xml:space="preserve">. Following Daniels and Kirkpatrick (2006), I grouped conifers </w:t>
      </w:r>
      <w:ins w:id="128" w:author="Tracy Fuentes" w:date="2019-03-26T10:49:00Z">
        <w:r w:rsidR="00F02B7F">
          <w:t>&lt;</w:t>
        </w:r>
      </w:ins>
      <w:del w:id="129" w:author="Tracy Fuentes" w:date="2019-03-26T10:49:00Z">
        <w:r w:rsidDel="00F02B7F">
          <w:delText xml:space="preserve">under </w:delText>
        </w:r>
      </w:del>
      <w:r>
        <w:t xml:space="preserve">2 m into a broad class of dwarf conifer species. </w:t>
      </w:r>
      <w:del w:id="130" w:author="Tracy Fuentes" w:date="2019-03-26T10:50:00Z">
        <w:r w:rsidDel="00F02B7F">
          <w:delText xml:space="preserve">10 </w:delText>
        </w:r>
      </w:del>
      <w:ins w:id="131" w:author="Tracy Fuentes" w:date="2019-03-26T10:50:00Z">
        <w:r w:rsidR="00F02B7F">
          <w:t xml:space="preserve">Ten </w:t>
        </w:r>
      </w:ins>
      <w:r>
        <w:t>individual trees (0.506%) and 14 shrubs (0.174%) could not be identified</w:t>
      </w:r>
      <w:del w:id="132" w:author="Tracy Fuentes" w:date="2019-03-26T10:50:00Z">
        <w:r w:rsidDel="00F02B7F">
          <w:delText xml:space="preserve"> </w:delText>
        </w:r>
      </w:del>
      <w:r>
        <w:t xml:space="preserve">; these were given a unique identifier code for multivariate community analysis. Some tree and shrub species were grouped at the genus level due to the abundance of very similar cultivars in the landscaping trade, including </w:t>
      </w:r>
      <w:r>
        <w:rPr>
          <w:i/>
        </w:rPr>
        <w:t>Prunus</w:t>
      </w:r>
      <w:r>
        <w:t xml:space="preserve"> L. sp. and </w:t>
      </w:r>
      <w:r>
        <w:rPr>
          <w:i/>
        </w:rPr>
        <w:t>Malus</w:t>
      </w:r>
      <w:r>
        <w:t xml:space="preserve"> Mill. sp.</w:t>
      </w:r>
    </w:p>
    <w:p w14:paraId="15739011" w14:textId="77777777" w:rsidR="00FB7F2F" w:rsidRDefault="00433F39">
      <w:pPr>
        <w:pStyle w:val="BodyText"/>
      </w:pPr>
      <w:r>
        <w:t xml:space="preserve">I assigned tree and shrub genera to one of three provenance categories—native, non-native, or ambiguous (U.S. Geological Survey, 1999; USDA, 2016). The ambiguous category was used for genera including both native and non-native cultivated species that are difficult to distinguish, and/or frequently interbred and sold as crosses. For example, some </w:t>
      </w:r>
      <w:r>
        <w:rPr>
          <w:i/>
        </w:rPr>
        <w:t>Mahonia</w:t>
      </w:r>
      <w:r>
        <w:t xml:space="preserve"> Nutt. sp. are native (</w:t>
      </w:r>
      <w:r>
        <w:rPr>
          <w:i/>
        </w:rPr>
        <w:t>M. aquifolium</w:t>
      </w:r>
      <w:r>
        <w:t xml:space="preserve"> (Pursh) Nutt. and </w:t>
      </w:r>
      <w:r>
        <w:rPr>
          <w:i/>
        </w:rPr>
        <w:t>M. nervosa</w:t>
      </w:r>
      <w:r>
        <w:t xml:space="preserve"> (Pursh) Nutt.), while others originate in Asia (</w:t>
      </w:r>
      <w:r>
        <w:rPr>
          <w:i/>
        </w:rPr>
        <w:t>Mahonia japonica</w:t>
      </w:r>
      <w:r>
        <w:t xml:space="preserve"> (Thumb.) DC.) and many hybrids are bred and sold by nurseries (e.g. </w:t>
      </w:r>
      <w:r>
        <w:rPr>
          <w:i/>
        </w:rPr>
        <w:t>Mahonia x media</w:t>
      </w:r>
      <w:r>
        <w:t xml:space="preserve"> “Charity” Brickell).</w:t>
      </w:r>
    </w:p>
    <w:p w14:paraId="0D6A9EDE" w14:textId="5E1E5ADA" w:rsidR="007745E4" w:rsidRDefault="00433F39">
      <w:pPr>
        <w:pStyle w:val="BodyText"/>
      </w:pPr>
      <w:r>
        <w:t>In total, I observed 1</w:t>
      </w:r>
      <w:ins w:id="133" w:author="Tracy Fuentes" w:date="2019-03-26T10:50:00Z">
        <w:r w:rsidR="00F02B7F">
          <w:t>,</w:t>
        </w:r>
      </w:ins>
      <w:r>
        <w:t>978 individual trees and 8</w:t>
      </w:r>
      <w:ins w:id="134" w:author="Tracy Fuentes" w:date="2019-03-26T10:50:00Z">
        <w:r w:rsidR="00F02B7F">
          <w:t>,</w:t>
        </w:r>
      </w:ins>
      <w:r>
        <w:t xml:space="preserve">039 individual shrubs (Supplemental Table A). </w:t>
      </w:r>
      <w:commentRangeStart w:id="135"/>
      <w:r>
        <w:t xml:space="preserve">The 20 office developments I sampled varied in tree and shrub abundance, density, and effective species richness (Table </w:t>
      </w:r>
      <w:commentRangeStart w:id="136"/>
      <w:r>
        <w:t>3</w:t>
      </w:r>
      <w:commentRangeEnd w:id="136"/>
      <w:r w:rsidR="00ED36A0">
        <w:rPr>
          <w:rStyle w:val="CommentReference"/>
        </w:rPr>
        <w:commentReference w:id="136"/>
      </w:r>
      <w:r>
        <w:t>).</w:t>
      </w:r>
      <w:commentRangeEnd w:id="135"/>
      <w:r w:rsidR="00ED36A0">
        <w:rPr>
          <w:rStyle w:val="CommentReference"/>
        </w:rPr>
        <w:commentReference w:id="135"/>
      </w:r>
    </w:p>
    <w:p w14:paraId="4E5D5116" w14:textId="77777777" w:rsidR="007745E4" w:rsidRDefault="007745E4" w:rsidP="007745E4">
      <w:r>
        <w:br w:type="page"/>
      </w:r>
    </w:p>
    <w:p w14:paraId="6CFC99CC" w14:textId="77777777" w:rsidR="00FB7F2F" w:rsidRDefault="00433F39">
      <w:pPr>
        <w:pStyle w:val="TableCaption"/>
      </w:pPr>
      <w:r>
        <w:lastRenderedPageBreak/>
        <w:t>Table 3 Observed tree and shrub communities on sampled sites.</w:t>
      </w:r>
    </w:p>
    <w:tbl>
      <w:tblPr>
        <w:tblStyle w:val="PlainTable31"/>
        <w:tblW w:w="0" w:type="pct"/>
        <w:tblLook w:val="0420" w:firstRow="1" w:lastRow="0" w:firstColumn="0" w:lastColumn="0" w:noHBand="0" w:noVBand="1"/>
        <w:tblCaption w:val="Table 3 Observed tree and shrub communities on sampled sites."/>
      </w:tblPr>
      <w:tblGrid>
        <w:gridCol w:w="3937"/>
        <w:gridCol w:w="1199"/>
        <w:gridCol w:w="1250"/>
        <w:gridCol w:w="830"/>
        <w:gridCol w:w="830"/>
        <w:gridCol w:w="992"/>
      </w:tblGrid>
      <w:tr w:rsidR="00FB7F2F" w14:paraId="3ED67286" w14:textId="77777777" w:rsidTr="007745E4">
        <w:trPr>
          <w:cnfStyle w:val="100000000000" w:firstRow="1" w:lastRow="0" w:firstColumn="0" w:lastColumn="0" w:oddVBand="0" w:evenVBand="0" w:oddHBand="0" w:evenHBand="0" w:firstRowFirstColumn="0" w:firstRowLastColumn="0" w:lastRowFirstColumn="0" w:lastRowLastColumn="0"/>
        </w:trPr>
        <w:tc>
          <w:tcPr>
            <w:tcW w:w="0" w:type="auto"/>
          </w:tcPr>
          <w:p w14:paraId="31A51B06" w14:textId="77777777" w:rsidR="00FB7F2F" w:rsidRDefault="00433F39" w:rsidP="007745E4">
            <w:pPr>
              <w:pStyle w:val="Compact"/>
              <w:spacing w:line="240" w:lineRule="auto"/>
            </w:pPr>
            <w:r>
              <w:t>Metric</w:t>
            </w:r>
          </w:p>
        </w:tc>
        <w:tc>
          <w:tcPr>
            <w:tcW w:w="0" w:type="auto"/>
          </w:tcPr>
          <w:p w14:paraId="260A8F05" w14:textId="77777777" w:rsidR="00FB7F2F" w:rsidRDefault="00433F39" w:rsidP="007745E4">
            <w:pPr>
              <w:pStyle w:val="Compact"/>
              <w:spacing w:line="240" w:lineRule="auto"/>
              <w:jc w:val="right"/>
            </w:pPr>
            <w:r>
              <w:t>Minimum</w:t>
            </w:r>
          </w:p>
        </w:tc>
        <w:tc>
          <w:tcPr>
            <w:tcW w:w="0" w:type="auto"/>
          </w:tcPr>
          <w:p w14:paraId="7E1D847C" w14:textId="77777777" w:rsidR="00FB7F2F" w:rsidRDefault="00433F39" w:rsidP="007745E4">
            <w:pPr>
              <w:pStyle w:val="Compact"/>
              <w:spacing w:line="240" w:lineRule="auto"/>
              <w:jc w:val="right"/>
            </w:pPr>
            <w:r>
              <w:t>Maximum</w:t>
            </w:r>
          </w:p>
        </w:tc>
        <w:tc>
          <w:tcPr>
            <w:tcW w:w="0" w:type="auto"/>
          </w:tcPr>
          <w:p w14:paraId="4D7088CD" w14:textId="77777777" w:rsidR="00FB7F2F" w:rsidRDefault="00433F39" w:rsidP="007745E4">
            <w:pPr>
              <w:pStyle w:val="Compact"/>
              <w:spacing w:line="240" w:lineRule="auto"/>
              <w:jc w:val="right"/>
            </w:pPr>
            <w:r>
              <w:t>Mean</w:t>
            </w:r>
          </w:p>
        </w:tc>
        <w:tc>
          <w:tcPr>
            <w:tcW w:w="0" w:type="auto"/>
          </w:tcPr>
          <w:p w14:paraId="713CEEC5" w14:textId="77777777" w:rsidR="00FB7F2F" w:rsidRDefault="00433F39" w:rsidP="007745E4">
            <w:pPr>
              <w:pStyle w:val="Compact"/>
              <w:spacing w:line="240" w:lineRule="auto"/>
              <w:jc w:val="right"/>
            </w:pPr>
            <w:r>
              <w:t>S.D.</w:t>
            </w:r>
          </w:p>
        </w:tc>
        <w:tc>
          <w:tcPr>
            <w:tcW w:w="0" w:type="auto"/>
          </w:tcPr>
          <w:p w14:paraId="49A0F4A6" w14:textId="77777777" w:rsidR="00FB7F2F" w:rsidRDefault="00433F39" w:rsidP="007745E4">
            <w:pPr>
              <w:pStyle w:val="Compact"/>
              <w:spacing w:line="240" w:lineRule="auto"/>
              <w:jc w:val="right"/>
            </w:pPr>
            <w:r>
              <w:t>Median</w:t>
            </w:r>
          </w:p>
        </w:tc>
      </w:tr>
      <w:tr w:rsidR="00FB7F2F" w14:paraId="68BB0C86" w14:textId="77777777" w:rsidTr="007745E4">
        <w:trPr>
          <w:cnfStyle w:val="000000100000" w:firstRow="0" w:lastRow="0" w:firstColumn="0" w:lastColumn="0" w:oddVBand="0" w:evenVBand="0" w:oddHBand="1" w:evenHBand="0" w:firstRowFirstColumn="0" w:firstRowLastColumn="0" w:lastRowFirstColumn="0" w:lastRowLastColumn="0"/>
        </w:trPr>
        <w:tc>
          <w:tcPr>
            <w:tcW w:w="0" w:type="auto"/>
          </w:tcPr>
          <w:p w14:paraId="43F45FF0" w14:textId="77777777" w:rsidR="00FB7F2F" w:rsidRDefault="00433F39" w:rsidP="007745E4">
            <w:pPr>
              <w:pStyle w:val="Compact"/>
              <w:spacing w:line="240" w:lineRule="auto"/>
            </w:pPr>
            <w:r>
              <w:t>Tree Abundance</w:t>
            </w:r>
          </w:p>
        </w:tc>
        <w:tc>
          <w:tcPr>
            <w:tcW w:w="0" w:type="auto"/>
          </w:tcPr>
          <w:p w14:paraId="11114B30" w14:textId="77777777" w:rsidR="00FB7F2F" w:rsidRDefault="00433F39" w:rsidP="007745E4">
            <w:pPr>
              <w:pStyle w:val="Compact"/>
              <w:spacing w:line="240" w:lineRule="auto"/>
              <w:jc w:val="right"/>
            </w:pPr>
            <w:r>
              <w:t>10.00</w:t>
            </w:r>
          </w:p>
        </w:tc>
        <w:tc>
          <w:tcPr>
            <w:tcW w:w="0" w:type="auto"/>
          </w:tcPr>
          <w:p w14:paraId="5F7E3179" w14:textId="77777777" w:rsidR="00FB7F2F" w:rsidRDefault="00433F39" w:rsidP="007745E4">
            <w:pPr>
              <w:pStyle w:val="Compact"/>
              <w:spacing w:line="240" w:lineRule="auto"/>
              <w:jc w:val="right"/>
            </w:pPr>
            <w:r>
              <w:t>240.00</w:t>
            </w:r>
          </w:p>
        </w:tc>
        <w:tc>
          <w:tcPr>
            <w:tcW w:w="0" w:type="auto"/>
          </w:tcPr>
          <w:p w14:paraId="073CE247" w14:textId="77777777" w:rsidR="00FB7F2F" w:rsidRDefault="00433F39" w:rsidP="007745E4">
            <w:pPr>
              <w:pStyle w:val="Compact"/>
              <w:spacing w:line="240" w:lineRule="auto"/>
              <w:jc w:val="right"/>
            </w:pPr>
            <w:r>
              <w:t>98.90</w:t>
            </w:r>
          </w:p>
        </w:tc>
        <w:tc>
          <w:tcPr>
            <w:tcW w:w="0" w:type="auto"/>
          </w:tcPr>
          <w:p w14:paraId="45C15FCF" w14:textId="77777777" w:rsidR="00FB7F2F" w:rsidRDefault="00433F39" w:rsidP="007745E4">
            <w:pPr>
              <w:pStyle w:val="Compact"/>
              <w:spacing w:line="240" w:lineRule="auto"/>
              <w:jc w:val="right"/>
            </w:pPr>
            <w:r>
              <w:t>64.40</w:t>
            </w:r>
          </w:p>
        </w:tc>
        <w:tc>
          <w:tcPr>
            <w:tcW w:w="0" w:type="auto"/>
          </w:tcPr>
          <w:p w14:paraId="268573E0" w14:textId="77777777" w:rsidR="00FB7F2F" w:rsidRDefault="00433F39" w:rsidP="007745E4">
            <w:pPr>
              <w:pStyle w:val="Compact"/>
              <w:spacing w:line="240" w:lineRule="auto"/>
              <w:jc w:val="right"/>
            </w:pPr>
            <w:r>
              <w:t>86.00</w:t>
            </w:r>
          </w:p>
        </w:tc>
      </w:tr>
      <w:tr w:rsidR="00FB7F2F" w14:paraId="31C20F48" w14:textId="77777777" w:rsidTr="007745E4">
        <w:tc>
          <w:tcPr>
            <w:tcW w:w="0" w:type="auto"/>
          </w:tcPr>
          <w:p w14:paraId="6ADC5AB3" w14:textId="77777777" w:rsidR="00FB7F2F" w:rsidRDefault="00433F39" w:rsidP="007745E4">
            <w:pPr>
              <w:pStyle w:val="Compact"/>
              <w:spacing w:line="240" w:lineRule="auto"/>
            </w:pPr>
            <w:r>
              <w:t>Tree Density (#/acre)</w:t>
            </w:r>
          </w:p>
        </w:tc>
        <w:tc>
          <w:tcPr>
            <w:tcW w:w="0" w:type="auto"/>
          </w:tcPr>
          <w:p w14:paraId="2290860E" w14:textId="77777777" w:rsidR="00FB7F2F" w:rsidRDefault="00433F39" w:rsidP="007745E4">
            <w:pPr>
              <w:pStyle w:val="Compact"/>
              <w:spacing w:line="240" w:lineRule="auto"/>
              <w:jc w:val="right"/>
            </w:pPr>
            <w:r>
              <w:t>15.23</w:t>
            </w:r>
          </w:p>
        </w:tc>
        <w:tc>
          <w:tcPr>
            <w:tcW w:w="0" w:type="auto"/>
          </w:tcPr>
          <w:p w14:paraId="1D7398D6" w14:textId="77777777" w:rsidR="00FB7F2F" w:rsidRDefault="00433F39" w:rsidP="007745E4">
            <w:pPr>
              <w:pStyle w:val="Compact"/>
              <w:spacing w:line="240" w:lineRule="auto"/>
              <w:jc w:val="right"/>
            </w:pPr>
            <w:r>
              <w:t>104.84</w:t>
            </w:r>
          </w:p>
        </w:tc>
        <w:tc>
          <w:tcPr>
            <w:tcW w:w="0" w:type="auto"/>
          </w:tcPr>
          <w:p w14:paraId="76BB03BC" w14:textId="77777777" w:rsidR="00FB7F2F" w:rsidRDefault="00433F39" w:rsidP="007745E4">
            <w:pPr>
              <w:pStyle w:val="Compact"/>
              <w:spacing w:line="240" w:lineRule="auto"/>
              <w:jc w:val="right"/>
            </w:pPr>
            <w:r>
              <w:t>43.46</w:t>
            </w:r>
          </w:p>
        </w:tc>
        <w:tc>
          <w:tcPr>
            <w:tcW w:w="0" w:type="auto"/>
          </w:tcPr>
          <w:p w14:paraId="7F8B33C3" w14:textId="77777777" w:rsidR="00FB7F2F" w:rsidRDefault="00433F39" w:rsidP="007745E4">
            <w:pPr>
              <w:pStyle w:val="Compact"/>
              <w:spacing w:line="240" w:lineRule="auto"/>
              <w:jc w:val="right"/>
            </w:pPr>
            <w:r>
              <w:t>26.16</w:t>
            </w:r>
          </w:p>
        </w:tc>
        <w:tc>
          <w:tcPr>
            <w:tcW w:w="0" w:type="auto"/>
          </w:tcPr>
          <w:p w14:paraId="1A4DB268" w14:textId="77777777" w:rsidR="00FB7F2F" w:rsidRDefault="00433F39" w:rsidP="007745E4">
            <w:pPr>
              <w:pStyle w:val="Compact"/>
              <w:spacing w:line="240" w:lineRule="auto"/>
              <w:jc w:val="right"/>
            </w:pPr>
            <w:r>
              <w:t>31.42</w:t>
            </w:r>
          </w:p>
        </w:tc>
      </w:tr>
      <w:tr w:rsidR="00FB7F2F" w14:paraId="2EBE48A2" w14:textId="77777777" w:rsidTr="007745E4">
        <w:trPr>
          <w:cnfStyle w:val="000000100000" w:firstRow="0" w:lastRow="0" w:firstColumn="0" w:lastColumn="0" w:oddVBand="0" w:evenVBand="0" w:oddHBand="1" w:evenHBand="0" w:firstRowFirstColumn="0" w:firstRowLastColumn="0" w:lastRowFirstColumn="0" w:lastRowLastColumn="0"/>
        </w:trPr>
        <w:tc>
          <w:tcPr>
            <w:tcW w:w="0" w:type="auto"/>
          </w:tcPr>
          <w:p w14:paraId="7CD10C47" w14:textId="77777777" w:rsidR="00FB7F2F" w:rsidRDefault="00433F39" w:rsidP="007745E4">
            <w:pPr>
              <w:pStyle w:val="Compact"/>
              <w:spacing w:line="240" w:lineRule="auto"/>
            </w:pPr>
            <w:r>
              <w:t>Tree Species Richness</w:t>
            </w:r>
          </w:p>
        </w:tc>
        <w:tc>
          <w:tcPr>
            <w:tcW w:w="0" w:type="auto"/>
          </w:tcPr>
          <w:p w14:paraId="7AD0F8CD" w14:textId="77777777" w:rsidR="00FB7F2F" w:rsidRDefault="00433F39" w:rsidP="007745E4">
            <w:pPr>
              <w:pStyle w:val="Compact"/>
              <w:spacing w:line="240" w:lineRule="auto"/>
              <w:jc w:val="right"/>
            </w:pPr>
            <w:r>
              <w:t>3.00</w:t>
            </w:r>
          </w:p>
        </w:tc>
        <w:tc>
          <w:tcPr>
            <w:tcW w:w="0" w:type="auto"/>
          </w:tcPr>
          <w:p w14:paraId="3DE5B7CD" w14:textId="77777777" w:rsidR="00FB7F2F" w:rsidRDefault="00433F39" w:rsidP="007745E4">
            <w:pPr>
              <w:pStyle w:val="Compact"/>
              <w:spacing w:line="240" w:lineRule="auto"/>
              <w:jc w:val="right"/>
            </w:pPr>
            <w:r>
              <w:t>16.00</w:t>
            </w:r>
          </w:p>
        </w:tc>
        <w:tc>
          <w:tcPr>
            <w:tcW w:w="0" w:type="auto"/>
          </w:tcPr>
          <w:p w14:paraId="30C8F988" w14:textId="77777777" w:rsidR="00FB7F2F" w:rsidRDefault="00433F39" w:rsidP="007745E4">
            <w:pPr>
              <w:pStyle w:val="Compact"/>
              <w:spacing w:line="240" w:lineRule="auto"/>
              <w:jc w:val="right"/>
            </w:pPr>
            <w:r>
              <w:t>8.60</w:t>
            </w:r>
          </w:p>
        </w:tc>
        <w:tc>
          <w:tcPr>
            <w:tcW w:w="0" w:type="auto"/>
          </w:tcPr>
          <w:p w14:paraId="2919A9E1" w14:textId="77777777" w:rsidR="00FB7F2F" w:rsidRDefault="00433F39" w:rsidP="007745E4">
            <w:pPr>
              <w:pStyle w:val="Compact"/>
              <w:spacing w:line="240" w:lineRule="auto"/>
              <w:jc w:val="right"/>
            </w:pPr>
            <w:r>
              <w:t>3.68</w:t>
            </w:r>
          </w:p>
        </w:tc>
        <w:tc>
          <w:tcPr>
            <w:tcW w:w="0" w:type="auto"/>
          </w:tcPr>
          <w:p w14:paraId="5896DD8D" w14:textId="77777777" w:rsidR="00FB7F2F" w:rsidRDefault="00433F39" w:rsidP="007745E4">
            <w:pPr>
              <w:pStyle w:val="Compact"/>
              <w:spacing w:line="240" w:lineRule="auto"/>
              <w:jc w:val="right"/>
            </w:pPr>
            <w:r>
              <w:t>7.00</w:t>
            </w:r>
          </w:p>
        </w:tc>
      </w:tr>
      <w:tr w:rsidR="00FB7F2F" w14:paraId="614BC6F9" w14:textId="77777777" w:rsidTr="007745E4">
        <w:tc>
          <w:tcPr>
            <w:tcW w:w="0" w:type="auto"/>
          </w:tcPr>
          <w:p w14:paraId="54F54398" w14:textId="77777777" w:rsidR="00FB7F2F" w:rsidRDefault="00433F39" w:rsidP="007745E4">
            <w:pPr>
              <w:pStyle w:val="Compact"/>
              <w:spacing w:line="240" w:lineRule="auto"/>
            </w:pPr>
            <w:r>
              <w:t>Tree Shannon Diversity (H’)</w:t>
            </w:r>
          </w:p>
        </w:tc>
        <w:tc>
          <w:tcPr>
            <w:tcW w:w="0" w:type="auto"/>
          </w:tcPr>
          <w:p w14:paraId="602F08C4" w14:textId="77777777" w:rsidR="00FB7F2F" w:rsidRDefault="00433F39" w:rsidP="007745E4">
            <w:pPr>
              <w:pStyle w:val="Compact"/>
              <w:spacing w:line="240" w:lineRule="auto"/>
              <w:jc w:val="right"/>
            </w:pPr>
            <w:r>
              <w:t>0.64</w:t>
            </w:r>
          </w:p>
        </w:tc>
        <w:tc>
          <w:tcPr>
            <w:tcW w:w="0" w:type="auto"/>
          </w:tcPr>
          <w:p w14:paraId="07702C49" w14:textId="77777777" w:rsidR="00FB7F2F" w:rsidRDefault="00433F39" w:rsidP="007745E4">
            <w:pPr>
              <w:pStyle w:val="Compact"/>
              <w:spacing w:line="240" w:lineRule="auto"/>
              <w:jc w:val="right"/>
            </w:pPr>
            <w:r>
              <w:t>2.17</w:t>
            </w:r>
          </w:p>
        </w:tc>
        <w:tc>
          <w:tcPr>
            <w:tcW w:w="0" w:type="auto"/>
          </w:tcPr>
          <w:p w14:paraId="755FA144" w14:textId="77777777" w:rsidR="00FB7F2F" w:rsidRDefault="00433F39" w:rsidP="007745E4">
            <w:pPr>
              <w:pStyle w:val="Compact"/>
              <w:spacing w:line="240" w:lineRule="auto"/>
              <w:jc w:val="right"/>
            </w:pPr>
            <w:r>
              <w:t>1.48</w:t>
            </w:r>
          </w:p>
        </w:tc>
        <w:tc>
          <w:tcPr>
            <w:tcW w:w="0" w:type="auto"/>
          </w:tcPr>
          <w:p w14:paraId="70BAA91B" w14:textId="77777777" w:rsidR="00FB7F2F" w:rsidRDefault="00433F39" w:rsidP="007745E4">
            <w:pPr>
              <w:pStyle w:val="Compact"/>
              <w:spacing w:line="240" w:lineRule="auto"/>
              <w:jc w:val="right"/>
            </w:pPr>
            <w:r>
              <w:t>0.43</w:t>
            </w:r>
          </w:p>
        </w:tc>
        <w:tc>
          <w:tcPr>
            <w:tcW w:w="0" w:type="auto"/>
          </w:tcPr>
          <w:p w14:paraId="43F6774E" w14:textId="77777777" w:rsidR="00FB7F2F" w:rsidRDefault="00433F39" w:rsidP="007745E4">
            <w:pPr>
              <w:pStyle w:val="Compact"/>
              <w:spacing w:line="240" w:lineRule="auto"/>
              <w:jc w:val="right"/>
            </w:pPr>
            <w:r>
              <w:t>1.55</w:t>
            </w:r>
          </w:p>
        </w:tc>
      </w:tr>
      <w:tr w:rsidR="00FB7F2F" w14:paraId="0BF87341" w14:textId="77777777" w:rsidTr="007745E4">
        <w:trPr>
          <w:cnfStyle w:val="000000100000" w:firstRow="0" w:lastRow="0" w:firstColumn="0" w:lastColumn="0" w:oddVBand="0" w:evenVBand="0" w:oddHBand="1" w:evenHBand="0" w:firstRowFirstColumn="0" w:firstRowLastColumn="0" w:lastRowFirstColumn="0" w:lastRowLastColumn="0"/>
        </w:trPr>
        <w:tc>
          <w:tcPr>
            <w:tcW w:w="0" w:type="auto"/>
          </w:tcPr>
          <w:p w14:paraId="331D1DEB" w14:textId="77777777" w:rsidR="00FB7F2F" w:rsidRDefault="00433F39" w:rsidP="007745E4">
            <w:pPr>
              <w:pStyle w:val="Compact"/>
              <w:spacing w:line="240" w:lineRule="auto"/>
            </w:pPr>
            <w:r>
              <w:t>Tree Effective Species Richness (exp(H’))</w:t>
            </w:r>
          </w:p>
        </w:tc>
        <w:tc>
          <w:tcPr>
            <w:tcW w:w="0" w:type="auto"/>
          </w:tcPr>
          <w:p w14:paraId="7F118394" w14:textId="77777777" w:rsidR="00FB7F2F" w:rsidRDefault="00433F39" w:rsidP="007745E4">
            <w:pPr>
              <w:pStyle w:val="Compact"/>
              <w:spacing w:line="240" w:lineRule="auto"/>
              <w:jc w:val="right"/>
            </w:pPr>
            <w:r>
              <w:t>1.90</w:t>
            </w:r>
          </w:p>
        </w:tc>
        <w:tc>
          <w:tcPr>
            <w:tcW w:w="0" w:type="auto"/>
          </w:tcPr>
          <w:p w14:paraId="5DF1C258" w14:textId="77777777" w:rsidR="00FB7F2F" w:rsidRDefault="00433F39" w:rsidP="007745E4">
            <w:pPr>
              <w:pStyle w:val="Compact"/>
              <w:spacing w:line="240" w:lineRule="auto"/>
              <w:jc w:val="right"/>
            </w:pPr>
            <w:r>
              <w:t>8.75</w:t>
            </w:r>
          </w:p>
        </w:tc>
        <w:tc>
          <w:tcPr>
            <w:tcW w:w="0" w:type="auto"/>
          </w:tcPr>
          <w:p w14:paraId="1EB9944B" w14:textId="77777777" w:rsidR="00FB7F2F" w:rsidRDefault="00433F39" w:rsidP="007745E4">
            <w:pPr>
              <w:pStyle w:val="Compact"/>
              <w:spacing w:line="240" w:lineRule="auto"/>
              <w:jc w:val="right"/>
            </w:pPr>
            <w:r>
              <w:t>4.76</w:t>
            </w:r>
          </w:p>
        </w:tc>
        <w:tc>
          <w:tcPr>
            <w:tcW w:w="0" w:type="auto"/>
          </w:tcPr>
          <w:p w14:paraId="507AD16B" w14:textId="77777777" w:rsidR="00FB7F2F" w:rsidRDefault="00433F39" w:rsidP="007745E4">
            <w:pPr>
              <w:pStyle w:val="Compact"/>
              <w:spacing w:line="240" w:lineRule="auto"/>
              <w:jc w:val="right"/>
            </w:pPr>
            <w:r>
              <w:t>1.89</w:t>
            </w:r>
          </w:p>
        </w:tc>
        <w:tc>
          <w:tcPr>
            <w:tcW w:w="0" w:type="auto"/>
          </w:tcPr>
          <w:p w14:paraId="12C0DD5A" w14:textId="77777777" w:rsidR="00FB7F2F" w:rsidRDefault="00433F39" w:rsidP="007745E4">
            <w:pPr>
              <w:pStyle w:val="Compact"/>
              <w:spacing w:line="240" w:lineRule="auto"/>
              <w:jc w:val="right"/>
            </w:pPr>
            <w:r>
              <w:t>4.71</w:t>
            </w:r>
          </w:p>
        </w:tc>
      </w:tr>
      <w:tr w:rsidR="00FB7F2F" w14:paraId="7AE05516" w14:textId="77777777" w:rsidTr="007745E4">
        <w:tc>
          <w:tcPr>
            <w:tcW w:w="0" w:type="auto"/>
          </w:tcPr>
          <w:p w14:paraId="556A48DF" w14:textId="77777777" w:rsidR="00FB7F2F" w:rsidRDefault="00433F39" w:rsidP="007745E4">
            <w:pPr>
              <w:pStyle w:val="Compact"/>
              <w:spacing w:line="240" w:lineRule="auto"/>
            </w:pPr>
            <w:r>
              <w:t>Native Conifer Abundance All Sizes</w:t>
            </w:r>
          </w:p>
        </w:tc>
        <w:tc>
          <w:tcPr>
            <w:tcW w:w="0" w:type="auto"/>
          </w:tcPr>
          <w:p w14:paraId="697A7F0E" w14:textId="77777777" w:rsidR="00FB7F2F" w:rsidRDefault="00433F39" w:rsidP="007745E4">
            <w:pPr>
              <w:pStyle w:val="Compact"/>
              <w:spacing w:line="240" w:lineRule="auto"/>
              <w:jc w:val="right"/>
            </w:pPr>
            <w:r>
              <w:t>0.00</w:t>
            </w:r>
          </w:p>
        </w:tc>
        <w:tc>
          <w:tcPr>
            <w:tcW w:w="0" w:type="auto"/>
          </w:tcPr>
          <w:p w14:paraId="1B693972" w14:textId="77777777" w:rsidR="00FB7F2F" w:rsidRDefault="00433F39" w:rsidP="007745E4">
            <w:pPr>
              <w:pStyle w:val="Compact"/>
              <w:spacing w:line="240" w:lineRule="auto"/>
              <w:jc w:val="right"/>
            </w:pPr>
            <w:r>
              <w:t>216.00</w:t>
            </w:r>
          </w:p>
        </w:tc>
        <w:tc>
          <w:tcPr>
            <w:tcW w:w="0" w:type="auto"/>
          </w:tcPr>
          <w:p w14:paraId="2ECD7978" w14:textId="77777777" w:rsidR="00FB7F2F" w:rsidRDefault="00433F39" w:rsidP="007745E4">
            <w:pPr>
              <w:pStyle w:val="Compact"/>
              <w:spacing w:line="240" w:lineRule="auto"/>
              <w:jc w:val="right"/>
            </w:pPr>
            <w:r>
              <w:t>49.80</w:t>
            </w:r>
          </w:p>
        </w:tc>
        <w:tc>
          <w:tcPr>
            <w:tcW w:w="0" w:type="auto"/>
          </w:tcPr>
          <w:p w14:paraId="1BB9CD22" w14:textId="77777777" w:rsidR="00FB7F2F" w:rsidRDefault="00433F39" w:rsidP="007745E4">
            <w:pPr>
              <w:pStyle w:val="Compact"/>
              <w:spacing w:line="240" w:lineRule="auto"/>
              <w:jc w:val="right"/>
            </w:pPr>
            <w:r>
              <w:t>57.58</w:t>
            </w:r>
          </w:p>
        </w:tc>
        <w:tc>
          <w:tcPr>
            <w:tcW w:w="0" w:type="auto"/>
          </w:tcPr>
          <w:p w14:paraId="41FF5157" w14:textId="77777777" w:rsidR="00FB7F2F" w:rsidRDefault="00433F39" w:rsidP="007745E4">
            <w:pPr>
              <w:pStyle w:val="Compact"/>
              <w:spacing w:line="240" w:lineRule="auto"/>
              <w:jc w:val="right"/>
            </w:pPr>
            <w:r>
              <w:t>28.00</w:t>
            </w:r>
          </w:p>
        </w:tc>
      </w:tr>
      <w:tr w:rsidR="00FB7F2F" w14:paraId="3E3C3FE2" w14:textId="77777777" w:rsidTr="007745E4">
        <w:trPr>
          <w:cnfStyle w:val="000000100000" w:firstRow="0" w:lastRow="0" w:firstColumn="0" w:lastColumn="0" w:oddVBand="0" w:evenVBand="0" w:oddHBand="1" w:evenHBand="0" w:firstRowFirstColumn="0" w:firstRowLastColumn="0" w:lastRowFirstColumn="0" w:lastRowLastColumn="0"/>
        </w:trPr>
        <w:tc>
          <w:tcPr>
            <w:tcW w:w="0" w:type="auto"/>
          </w:tcPr>
          <w:p w14:paraId="0B2D2F12" w14:textId="77777777" w:rsidR="00FB7F2F" w:rsidRDefault="00433F39" w:rsidP="007745E4">
            <w:pPr>
              <w:pStyle w:val="Compact"/>
              <w:spacing w:line="240" w:lineRule="auto"/>
            </w:pPr>
            <w:r>
              <w:t>Native Conifer Density All Sizes (#/acre)</w:t>
            </w:r>
          </w:p>
        </w:tc>
        <w:tc>
          <w:tcPr>
            <w:tcW w:w="0" w:type="auto"/>
          </w:tcPr>
          <w:p w14:paraId="5F73859A" w14:textId="77777777" w:rsidR="00FB7F2F" w:rsidRDefault="00433F39" w:rsidP="007745E4">
            <w:pPr>
              <w:pStyle w:val="Compact"/>
              <w:spacing w:line="240" w:lineRule="auto"/>
              <w:jc w:val="right"/>
            </w:pPr>
            <w:r>
              <w:t>0.00</w:t>
            </w:r>
          </w:p>
        </w:tc>
        <w:tc>
          <w:tcPr>
            <w:tcW w:w="0" w:type="auto"/>
          </w:tcPr>
          <w:p w14:paraId="6DD94A65" w14:textId="77777777" w:rsidR="00FB7F2F" w:rsidRDefault="00433F39" w:rsidP="007745E4">
            <w:pPr>
              <w:pStyle w:val="Compact"/>
              <w:spacing w:line="240" w:lineRule="auto"/>
              <w:jc w:val="right"/>
            </w:pPr>
            <w:r>
              <w:t>61.29</w:t>
            </w:r>
          </w:p>
        </w:tc>
        <w:tc>
          <w:tcPr>
            <w:tcW w:w="0" w:type="auto"/>
          </w:tcPr>
          <w:p w14:paraId="440802A5" w14:textId="77777777" w:rsidR="00FB7F2F" w:rsidRDefault="00433F39" w:rsidP="007745E4">
            <w:pPr>
              <w:pStyle w:val="Compact"/>
              <w:spacing w:line="240" w:lineRule="auto"/>
              <w:jc w:val="right"/>
            </w:pPr>
            <w:r>
              <w:t>22.47</w:t>
            </w:r>
          </w:p>
        </w:tc>
        <w:tc>
          <w:tcPr>
            <w:tcW w:w="0" w:type="auto"/>
          </w:tcPr>
          <w:p w14:paraId="025A5AD2" w14:textId="77777777" w:rsidR="00FB7F2F" w:rsidRDefault="00433F39" w:rsidP="007745E4">
            <w:pPr>
              <w:pStyle w:val="Compact"/>
              <w:spacing w:line="240" w:lineRule="auto"/>
              <w:jc w:val="right"/>
            </w:pPr>
            <w:r>
              <w:t>19.25</w:t>
            </w:r>
          </w:p>
        </w:tc>
        <w:tc>
          <w:tcPr>
            <w:tcW w:w="0" w:type="auto"/>
          </w:tcPr>
          <w:p w14:paraId="5F5AECD3" w14:textId="77777777" w:rsidR="00FB7F2F" w:rsidRDefault="00433F39" w:rsidP="007745E4">
            <w:pPr>
              <w:pStyle w:val="Compact"/>
              <w:spacing w:line="240" w:lineRule="auto"/>
              <w:jc w:val="right"/>
            </w:pPr>
            <w:r>
              <w:t>19.73</w:t>
            </w:r>
          </w:p>
        </w:tc>
      </w:tr>
      <w:tr w:rsidR="00FB7F2F" w14:paraId="7DD14D40" w14:textId="77777777" w:rsidTr="007745E4">
        <w:tc>
          <w:tcPr>
            <w:tcW w:w="0" w:type="auto"/>
          </w:tcPr>
          <w:p w14:paraId="286B9ACB" w14:textId="77777777" w:rsidR="00FB7F2F" w:rsidRDefault="00433F39" w:rsidP="007745E4">
            <w:pPr>
              <w:pStyle w:val="Compact"/>
              <w:spacing w:line="240" w:lineRule="auto"/>
            </w:pPr>
            <w:r>
              <w:t>Shrub Abundance</w:t>
            </w:r>
          </w:p>
        </w:tc>
        <w:tc>
          <w:tcPr>
            <w:tcW w:w="0" w:type="auto"/>
          </w:tcPr>
          <w:p w14:paraId="431E217B" w14:textId="77777777" w:rsidR="00FB7F2F" w:rsidRDefault="00433F39" w:rsidP="007745E4">
            <w:pPr>
              <w:pStyle w:val="Compact"/>
              <w:spacing w:line="240" w:lineRule="auto"/>
              <w:jc w:val="right"/>
            </w:pPr>
            <w:r>
              <w:t>71.00</w:t>
            </w:r>
          </w:p>
        </w:tc>
        <w:tc>
          <w:tcPr>
            <w:tcW w:w="0" w:type="auto"/>
          </w:tcPr>
          <w:p w14:paraId="75F74D50" w14:textId="77777777" w:rsidR="00FB7F2F" w:rsidRDefault="00433F39" w:rsidP="007745E4">
            <w:pPr>
              <w:pStyle w:val="Compact"/>
              <w:spacing w:line="240" w:lineRule="auto"/>
              <w:jc w:val="right"/>
            </w:pPr>
            <w:r>
              <w:t>1789.00</w:t>
            </w:r>
          </w:p>
        </w:tc>
        <w:tc>
          <w:tcPr>
            <w:tcW w:w="0" w:type="auto"/>
          </w:tcPr>
          <w:p w14:paraId="2B5DE9E7" w14:textId="77777777" w:rsidR="00FB7F2F" w:rsidRDefault="00433F39" w:rsidP="007745E4">
            <w:pPr>
              <w:pStyle w:val="Compact"/>
              <w:spacing w:line="240" w:lineRule="auto"/>
              <w:jc w:val="right"/>
            </w:pPr>
            <w:r>
              <w:t>401.95</w:t>
            </w:r>
          </w:p>
        </w:tc>
        <w:tc>
          <w:tcPr>
            <w:tcW w:w="0" w:type="auto"/>
          </w:tcPr>
          <w:p w14:paraId="4CE315DD" w14:textId="77777777" w:rsidR="00FB7F2F" w:rsidRDefault="00433F39" w:rsidP="007745E4">
            <w:pPr>
              <w:pStyle w:val="Compact"/>
              <w:spacing w:line="240" w:lineRule="auto"/>
              <w:jc w:val="right"/>
            </w:pPr>
            <w:r>
              <w:t>439.02</w:t>
            </w:r>
          </w:p>
        </w:tc>
        <w:tc>
          <w:tcPr>
            <w:tcW w:w="0" w:type="auto"/>
          </w:tcPr>
          <w:p w14:paraId="3ECA9C0C" w14:textId="77777777" w:rsidR="00FB7F2F" w:rsidRDefault="00433F39" w:rsidP="007745E4">
            <w:pPr>
              <w:pStyle w:val="Compact"/>
              <w:spacing w:line="240" w:lineRule="auto"/>
              <w:jc w:val="right"/>
            </w:pPr>
            <w:r>
              <w:t>220.50</w:t>
            </w:r>
          </w:p>
        </w:tc>
      </w:tr>
      <w:tr w:rsidR="00FB7F2F" w14:paraId="2EEF2AAB" w14:textId="77777777" w:rsidTr="007745E4">
        <w:trPr>
          <w:cnfStyle w:val="000000100000" w:firstRow="0" w:lastRow="0" w:firstColumn="0" w:lastColumn="0" w:oddVBand="0" w:evenVBand="0" w:oddHBand="1" w:evenHBand="0" w:firstRowFirstColumn="0" w:firstRowLastColumn="0" w:lastRowFirstColumn="0" w:lastRowLastColumn="0"/>
        </w:trPr>
        <w:tc>
          <w:tcPr>
            <w:tcW w:w="0" w:type="auto"/>
          </w:tcPr>
          <w:p w14:paraId="618D88BC" w14:textId="77777777" w:rsidR="00FB7F2F" w:rsidRDefault="00433F39" w:rsidP="007745E4">
            <w:pPr>
              <w:pStyle w:val="Compact"/>
              <w:spacing w:line="240" w:lineRule="auto"/>
            </w:pPr>
            <w:r>
              <w:t>Shrub Density (#/acre)</w:t>
            </w:r>
          </w:p>
        </w:tc>
        <w:tc>
          <w:tcPr>
            <w:tcW w:w="0" w:type="auto"/>
          </w:tcPr>
          <w:p w14:paraId="0DC37123" w14:textId="77777777" w:rsidR="00FB7F2F" w:rsidRDefault="00433F39" w:rsidP="007745E4">
            <w:pPr>
              <w:pStyle w:val="Compact"/>
              <w:spacing w:line="240" w:lineRule="auto"/>
              <w:jc w:val="right"/>
            </w:pPr>
            <w:r>
              <w:t>39.65</w:t>
            </w:r>
          </w:p>
        </w:tc>
        <w:tc>
          <w:tcPr>
            <w:tcW w:w="0" w:type="auto"/>
          </w:tcPr>
          <w:p w14:paraId="1DD80137" w14:textId="77777777" w:rsidR="00FB7F2F" w:rsidRDefault="00433F39" w:rsidP="007745E4">
            <w:pPr>
              <w:pStyle w:val="Compact"/>
              <w:spacing w:line="240" w:lineRule="auto"/>
              <w:jc w:val="right"/>
            </w:pPr>
            <w:r>
              <w:t>404.01</w:t>
            </w:r>
          </w:p>
        </w:tc>
        <w:tc>
          <w:tcPr>
            <w:tcW w:w="0" w:type="auto"/>
          </w:tcPr>
          <w:p w14:paraId="02B368FC" w14:textId="77777777" w:rsidR="00FB7F2F" w:rsidRDefault="00433F39" w:rsidP="007745E4">
            <w:pPr>
              <w:pStyle w:val="Compact"/>
              <w:spacing w:line="240" w:lineRule="auto"/>
              <w:jc w:val="right"/>
            </w:pPr>
            <w:r>
              <w:t>153.06</w:t>
            </w:r>
          </w:p>
        </w:tc>
        <w:tc>
          <w:tcPr>
            <w:tcW w:w="0" w:type="auto"/>
          </w:tcPr>
          <w:p w14:paraId="37CF4265" w14:textId="77777777" w:rsidR="00FB7F2F" w:rsidRDefault="00433F39" w:rsidP="007745E4">
            <w:pPr>
              <w:pStyle w:val="Compact"/>
              <w:spacing w:line="240" w:lineRule="auto"/>
              <w:jc w:val="right"/>
            </w:pPr>
            <w:r>
              <w:t>99.70</w:t>
            </w:r>
          </w:p>
        </w:tc>
        <w:tc>
          <w:tcPr>
            <w:tcW w:w="0" w:type="auto"/>
          </w:tcPr>
          <w:p w14:paraId="2532F509" w14:textId="77777777" w:rsidR="00FB7F2F" w:rsidRDefault="00433F39" w:rsidP="007745E4">
            <w:pPr>
              <w:pStyle w:val="Compact"/>
              <w:spacing w:line="240" w:lineRule="auto"/>
              <w:jc w:val="right"/>
            </w:pPr>
            <w:r>
              <w:t>125.66</w:t>
            </w:r>
          </w:p>
        </w:tc>
      </w:tr>
      <w:tr w:rsidR="00FB7F2F" w14:paraId="23859BCD" w14:textId="77777777" w:rsidTr="007745E4">
        <w:tc>
          <w:tcPr>
            <w:tcW w:w="0" w:type="auto"/>
          </w:tcPr>
          <w:p w14:paraId="2844B824" w14:textId="77777777" w:rsidR="00FB7F2F" w:rsidRDefault="00433F39" w:rsidP="007745E4">
            <w:pPr>
              <w:pStyle w:val="Compact"/>
              <w:spacing w:line="240" w:lineRule="auto"/>
            </w:pPr>
            <w:r>
              <w:t>Shrub Species Richness</w:t>
            </w:r>
          </w:p>
        </w:tc>
        <w:tc>
          <w:tcPr>
            <w:tcW w:w="0" w:type="auto"/>
          </w:tcPr>
          <w:p w14:paraId="6F5904A2" w14:textId="77777777" w:rsidR="00FB7F2F" w:rsidRDefault="00433F39" w:rsidP="007745E4">
            <w:pPr>
              <w:pStyle w:val="Compact"/>
              <w:spacing w:line="240" w:lineRule="auto"/>
              <w:jc w:val="right"/>
            </w:pPr>
            <w:r>
              <w:t>8.00</w:t>
            </w:r>
          </w:p>
        </w:tc>
        <w:tc>
          <w:tcPr>
            <w:tcW w:w="0" w:type="auto"/>
          </w:tcPr>
          <w:p w14:paraId="4513A699" w14:textId="77777777" w:rsidR="00FB7F2F" w:rsidRDefault="00433F39" w:rsidP="007745E4">
            <w:pPr>
              <w:pStyle w:val="Compact"/>
              <w:spacing w:line="240" w:lineRule="auto"/>
              <w:jc w:val="right"/>
            </w:pPr>
            <w:r>
              <w:t>41.00</w:t>
            </w:r>
          </w:p>
        </w:tc>
        <w:tc>
          <w:tcPr>
            <w:tcW w:w="0" w:type="auto"/>
          </w:tcPr>
          <w:p w14:paraId="1DEB1D37" w14:textId="77777777" w:rsidR="00FB7F2F" w:rsidRDefault="00433F39" w:rsidP="007745E4">
            <w:pPr>
              <w:pStyle w:val="Compact"/>
              <w:spacing w:line="240" w:lineRule="auto"/>
              <w:jc w:val="right"/>
            </w:pPr>
            <w:r>
              <w:t>18.65</w:t>
            </w:r>
          </w:p>
        </w:tc>
        <w:tc>
          <w:tcPr>
            <w:tcW w:w="0" w:type="auto"/>
          </w:tcPr>
          <w:p w14:paraId="5FCC9474" w14:textId="77777777" w:rsidR="00FB7F2F" w:rsidRDefault="00433F39" w:rsidP="007745E4">
            <w:pPr>
              <w:pStyle w:val="Compact"/>
              <w:spacing w:line="240" w:lineRule="auto"/>
              <w:jc w:val="right"/>
            </w:pPr>
            <w:r>
              <w:t>7.28</w:t>
            </w:r>
          </w:p>
        </w:tc>
        <w:tc>
          <w:tcPr>
            <w:tcW w:w="0" w:type="auto"/>
          </w:tcPr>
          <w:p w14:paraId="46681F4D" w14:textId="77777777" w:rsidR="00FB7F2F" w:rsidRDefault="00433F39" w:rsidP="007745E4">
            <w:pPr>
              <w:pStyle w:val="Compact"/>
              <w:spacing w:line="240" w:lineRule="auto"/>
              <w:jc w:val="right"/>
            </w:pPr>
            <w:r>
              <w:t>18.50</w:t>
            </w:r>
          </w:p>
        </w:tc>
      </w:tr>
      <w:tr w:rsidR="00FB7F2F" w14:paraId="2060C0C6" w14:textId="77777777" w:rsidTr="007745E4">
        <w:trPr>
          <w:cnfStyle w:val="000000100000" w:firstRow="0" w:lastRow="0" w:firstColumn="0" w:lastColumn="0" w:oddVBand="0" w:evenVBand="0" w:oddHBand="1" w:evenHBand="0" w:firstRowFirstColumn="0" w:firstRowLastColumn="0" w:lastRowFirstColumn="0" w:lastRowLastColumn="0"/>
        </w:trPr>
        <w:tc>
          <w:tcPr>
            <w:tcW w:w="0" w:type="auto"/>
          </w:tcPr>
          <w:p w14:paraId="57B6BE3E" w14:textId="77777777" w:rsidR="00FB7F2F" w:rsidRDefault="00433F39" w:rsidP="007745E4">
            <w:pPr>
              <w:pStyle w:val="Compact"/>
              <w:spacing w:line="240" w:lineRule="auto"/>
            </w:pPr>
            <w:r>
              <w:t>Shrub Shannon Diversity (H’)</w:t>
            </w:r>
          </w:p>
        </w:tc>
        <w:tc>
          <w:tcPr>
            <w:tcW w:w="0" w:type="auto"/>
          </w:tcPr>
          <w:p w14:paraId="18AD4843" w14:textId="77777777" w:rsidR="00FB7F2F" w:rsidRDefault="00433F39" w:rsidP="007745E4">
            <w:pPr>
              <w:pStyle w:val="Compact"/>
              <w:spacing w:line="240" w:lineRule="auto"/>
              <w:jc w:val="right"/>
            </w:pPr>
            <w:r>
              <w:t>1.74</w:t>
            </w:r>
          </w:p>
        </w:tc>
        <w:tc>
          <w:tcPr>
            <w:tcW w:w="0" w:type="auto"/>
          </w:tcPr>
          <w:p w14:paraId="4AB9EFDB" w14:textId="77777777" w:rsidR="00FB7F2F" w:rsidRDefault="00433F39" w:rsidP="007745E4">
            <w:pPr>
              <w:pStyle w:val="Compact"/>
              <w:spacing w:line="240" w:lineRule="auto"/>
              <w:jc w:val="right"/>
            </w:pPr>
            <w:r>
              <w:t>3.05</w:t>
            </w:r>
          </w:p>
        </w:tc>
        <w:tc>
          <w:tcPr>
            <w:tcW w:w="0" w:type="auto"/>
          </w:tcPr>
          <w:p w14:paraId="5A338344" w14:textId="77777777" w:rsidR="00FB7F2F" w:rsidRDefault="00433F39" w:rsidP="007745E4">
            <w:pPr>
              <w:pStyle w:val="Compact"/>
              <w:spacing w:line="240" w:lineRule="auto"/>
              <w:jc w:val="right"/>
            </w:pPr>
            <w:r>
              <w:t>2.33</w:t>
            </w:r>
          </w:p>
        </w:tc>
        <w:tc>
          <w:tcPr>
            <w:tcW w:w="0" w:type="auto"/>
          </w:tcPr>
          <w:p w14:paraId="053FB853" w14:textId="77777777" w:rsidR="00FB7F2F" w:rsidRDefault="00433F39" w:rsidP="007745E4">
            <w:pPr>
              <w:pStyle w:val="Compact"/>
              <w:spacing w:line="240" w:lineRule="auto"/>
              <w:jc w:val="right"/>
            </w:pPr>
            <w:r>
              <w:t>0.31</w:t>
            </w:r>
          </w:p>
        </w:tc>
        <w:tc>
          <w:tcPr>
            <w:tcW w:w="0" w:type="auto"/>
          </w:tcPr>
          <w:p w14:paraId="788EFBDA" w14:textId="77777777" w:rsidR="00FB7F2F" w:rsidRDefault="00433F39" w:rsidP="007745E4">
            <w:pPr>
              <w:pStyle w:val="Compact"/>
              <w:spacing w:line="240" w:lineRule="auto"/>
              <w:jc w:val="right"/>
            </w:pPr>
            <w:r>
              <w:t>2.34</w:t>
            </w:r>
          </w:p>
        </w:tc>
      </w:tr>
      <w:tr w:rsidR="00FB7F2F" w14:paraId="7EF82201" w14:textId="77777777" w:rsidTr="007745E4">
        <w:tc>
          <w:tcPr>
            <w:tcW w:w="0" w:type="auto"/>
          </w:tcPr>
          <w:p w14:paraId="3AD03908" w14:textId="77777777" w:rsidR="00FB7F2F" w:rsidRDefault="00433F39" w:rsidP="007745E4">
            <w:pPr>
              <w:pStyle w:val="Compact"/>
              <w:spacing w:line="240" w:lineRule="auto"/>
            </w:pPr>
            <w:r>
              <w:t>Shrub Effective Species Richness (exp(H’))</w:t>
            </w:r>
          </w:p>
        </w:tc>
        <w:tc>
          <w:tcPr>
            <w:tcW w:w="0" w:type="auto"/>
          </w:tcPr>
          <w:p w14:paraId="6128BE39" w14:textId="77777777" w:rsidR="00FB7F2F" w:rsidRDefault="00433F39" w:rsidP="007745E4">
            <w:pPr>
              <w:pStyle w:val="Compact"/>
              <w:spacing w:line="240" w:lineRule="auto"/>
              <w:jc w:val="right"/>
            </w:pPr>
            <w:r>
              <w:t>5.68</w:t>
            </w:r>
          </w:p>
        </w:tc>
        <w:tc>
          <w:tcPr>
            <w:tcW w:w="0" w:type="auto"/>
          </w:tcPr>
          <w:p w14:paraId="73167422" w14:textId="77777777" w:rsidR="00FB7F2F" w:rsidRDefault="00433F39" w:rsidP="007745E4">
            <w:pPr>
              <w:pStyle w:val="Compact"/>
              <w:spacing w:line="240" w:lineRule="auto"/>
              <w:jc w:val="right"/>
            </w:pPr>
            <w:r>
              <w:t>21.14</w:t>
            </w:r>
          </w:p>
        </w:tc>
        <w:tc>
          <w:tcPr>
            <w:tcW w:w="0" w:type="auto"/>
          </w:tcPr>
          <w:p w14:paraId="3F723DFA" w14:textId="77777777" w:rsidR="00FB7F2F" w:rsidRDefault="00433F39" w:rsidP="007745E4">
            <w:pPr>
              <w:pStyle w:val="Compact"/>
              <w:spacing w:line="240" w:lineRule="auto"/>
              <w:jc w:val="right"/>
            </w:pPr>
            <w:r>
              <w:t>10.74</w:t>
            </w:r>
          </w:p>
        </w:tc>
        <w:tc>
          <w:tcPr>
            <w:tcW w:w="0" w:type="auto"/>
          </w:tcPr>
          <w:p w14:paraId="1CC082F4" w14:textId="77777777" w:rsidR="00FB7F2F" w:rsidRDefault="00433F39" w:rsidP="007745E4">
            <w:pPr>
              <w:pStyle w:val="Compact"/>
              <w:spacing w:line="240" w:lineRule="auto"/>
              <w:jc w:val="right"/>
            </w:pPr>
            <w:r>
              <w:t>3.59</w:t>
            </w:r>
          </w:p>
        </w:tc>
        <w:tc>
          <w:tcPr>
            <w:tcW w:w="0" w:type="auto"/>
          </w:tcPr>
          <w:p w14:paraId="206C8A08" w14:textId="77777777" w:rsidR="00FB7F2F" w:rsidRDefault="00433F39" w:rsidP="007745E4">
            <w:pPr>
              <w:pStyle w:val="Compact"/>
              <w:spacing w:line="240" w:lineRule="auto"/>
              <w:jc w:val="right"/>
            </w:pPr>
            <w:r>
              <w:t>10.38</w:t>
            </w:r>
          </w:p>
        </w:tc>
      </w:tr>
      <w:tr w:rsidR="00FB7F2F" w14:paraId="7AF80650" w14:textId="77777777" w:rsidTr="007745E4">
        <w:trPr>
          <w:cnfStyle w:val="000000100000" w:firstRow="0" w:lastRow="0" w:firstColumn="0" w:lastColumn="0" w:oddVBand="0" w:evenVBand="0" w:oddHBand="1" w:evenHBand="0" w:firstRowFirstColumn="0" w:firstRowLastColumn="0" w:lastRowFirstColumn="0" w:lastRowLastColumn="0"/>
        </w:trPr>
        <w:tc>
          <w:tcPr>
            <w:tcW w:w="0" w:type="auto"/>
          </w:tcPr>
          <w:p w14:paraId="103D7D0C" w14:textId="77777777" w:rsidR="00FB7F2F" w:rsidRDefault="00433F39" w:rsidP="007745E4">
            <w:pPr>
              <w:pStyle w:val="Compact"/>
              <w:spacing w:line="240" w:lineRule="auto"/>
            </w:pPr>
            <w:r>
              <w:t>Native Shrub Species Richness</w:t>
            </w:r>
          </w:p>
        </w:tc>
        <w:tc>
          <w:tcPr>
            <w:tcW w:w="0" w:type="auto"/>
          </w:tcPr>
          <w:p w14:paraId="21F2F26E" w14:textId="77777777" w:rsidR="00FB7F2F" w:rsidRDefault="00433F39" w:rsidP="007745E4">
            <w:pPr>
              <w:pStyle w:val="Compact"/>
              <w:spacing w:line="240" w:lineRule="auto"/>
              <w:jc w:val="right"/>
            </w:pPr>
            <w:r>
              <w:t>0.00</w:t>
            </w:r>
          </w:p>
        </w:tc>
        <w:tc>
          <w:tcPr>
            <w:tcW w:w="0" w:type="auto"/>
          </w:tcPr>
          <w:p w14:paraId="004B1ADD" w14:textId="77777777" w:rsidR="00FB7F2F" w:rsidRDefault="00433F39" w:rsidP="007745E4">
            <w:pPr>
              <w:pStyle w:val="Compact"/>
              <w:spacing w:line="240" w:lineRule="auto"/>
              <w:jc w:val="right"/>
            </w:pPr>
            <w:r>
              <w:t>10.00</w:t>
            </w:r>
          </w:p>
        </w:tc>
        <w:tc>
          <w:tcPr>
            <w:tcW w:w="0" w:type="auto"/>
          </w:tcPr>
          <w:p w14:paraId="5C524CE7" w14:textId="77777777" w:rsidR="00FB7F2F" w:rsidRDefault="00433F39" w:rsidP="007745E4">
            <w:pPr>
              <w:pStyle w:val="Compact"/>
              <w:spacing w:line="240" w:lineRule="auto"/>
              <w:jc w:val="right"/>
            </w:pPr>
            <w:r>
              <w:t>4.00</w:t>
            </w:r>
          </w:p>
        </w:tc>
        <w:tc>
          <w:tcPr>
            <w:tcW w:w="0" w:type="auto"/>
          </w:tcPr>
          <w:p w14:paraId="5C5D11BC" w14:textId="77777777" w:rsidR="00FB7F2F" w:rsidRDefault="00433F39" w:rsidP="007745E4">
            <w:pPr>
              <w:pStyle w:val="Compact"/>
              <w:spacing w:line="240" w:lineRule="auto"/>
              <w:jc w:val="right"/>
            </w:pPr>
            <w:r>
              <w:t>2.62</w:t>
            </w:r>
          </w:p>
        </w:tc>
        <w:tc>
          <w:tcPr>
            <w:tcW w:w="0" w:type="auto"/>
          </w:tcPr>
          <w:p w14:paraId="797E3D06" w14:textId="77777777" w:rsidR="00FB7F2F" w:rsidRDefault="00433F39" w:rsidP="007745E4">
            <w:pPr>
              <w:pStyle w:val="Compact"/>
              <w:spacing w:line="240" w:lineRule="auto"/>
              <w:jc w:val="right"/>
            </w:pPr>
            <w:r>
              <w:t>4.00</w:t>
            </w:r>
          </w:p>
        </w:tc>
      </w:tr>
    </w:tbl>
    <w:p w14:paraId="18172413" w14:textId="77777777" w:rsidR="007745E4" w:rsidRDefault="007745E4" w:rsidP="007745E4">
      <w:bookmarkStart w:id="137" w:name="data-analysis"/>
      <w:bookmarkEnd w:id="137"/>
    </w:p>
    <w:p w14:paraId="4ACFADDD" w14:textId="77777777" w:rsidR="007745E4" w:rsidRDefault="007745E4" w:rsidP="007745E4"/>
    <w:p w14:paraId="1C4DE3A2" w14:textId="77777777" w:rsidR="00FB7F2F" w:rsidRDefault="00433F39">
      <w:pPr>
        <w:pStyle w:val="Heading2"/>
      </w:pPr>
      <w:r>
        <w:t>Data Analysis</w:t>
      </w:r>
    </w:p>
    <w:p w14:paraId="73228A5A" w14:textId="0FAE6C31" w:rsidR="00FB7F2F" w:rsidRDefault="00433F39">
      <w:pPr>
        <w:pStyle w:val="FirstParagraph"/>
      </w:pPr>
      <w:r>
        <w:t xml:space="preserve">Woody vegetation analysis methods are summarized in Figure 4. I standardized tree and shrub abundance data and ground cover area by total site area in acres. This transformation preserves parcel boundaries as the unit of analysis and reflects developer and landowner actions during and following development that determine the amount of impervious surface and </w:t>
      </w:r>
      <w:del w:id="138" w:author="Tracy Fuentes" w:date="2019-03-26T10:51:00Z">
        <w:r w:rsidDel="00F02B7F">
          <w:delText xml:space="preserve">plantible </w:delText>
        </w:r>
      </w:del>
      <w:ins w:id="139" w:author="Tracy Fuentes" w:date="2019-03-26T10:51:00Z">
        <w:r w:rsidR="00F02B7F">
          <w:t xml:space="preserve">pervious </w:t>
        </w:r>
      </w:ins>
      <w:r>
        <w:t xml:space="preserve">area, the number of trees preserved, and the number of trees and shrubs planted. </w:t>
      </w:r>
      <w:commentRangeStart w:id="140"/>
      <w:r>
        <w:t>Between site standardization (e.g. Wisconsin standardization) was not used as the vegetation on all sites was completely censused.</w:t>
      </w:r>
      <w:commentRangeEnd w:id="140"/>
      <w:r w:rsidR="00F02B7F">
        <w:rPr>
          <w:rStyle w:val="CommentReference"/>
        </w:rPr>
        <w:commentReference w:id="140"/>
      </w:r>
    </w:p>
    <w:p w14:paraId="0F2289FF" w14:textId="77777777" w:rsidR="00FB7F2F" w:rsidRDefault="00433F39" w:rsidP="007745E4">
      <w:pPr>
        <w:pStyle w:val="FigurewithCaption"/>
        <w:jc w:val="center"/>
      </w:pPr>
      <w:commentRangeStart w:id="141"/>
      <w:r>
        <w:rPr>
          <w:noProof/>
        </w:rPr>
        <w:lastRenderedPageBreak/>
        <w:drawing>
          <wp:inline distT="0" distB="0" distL="0" distR="0" wp14:anchorId="32E812F3" wp14:editId="0C2BB52B">
            <wp:extent cx="5334000" cy="2823882"/>
            <wp:effectExtent l="0" t="0" r="0" b="0"/>
            <wp:docPr id="4" name="Picture" descr="Figure 4 Summary of vegetation data analysis methods."/>
            <wp:cNvGraphicFramePr/>
            <a:graphic xmlns:a="http://schemas.openxmlformats.org/drawingml/2006/main">
              <a:graphicData uri="http://schemas.openxmlformats.org/drawingml/2006/picture">
                <pic:pic xmlns:pic="http://schemas.openxmlformats.org/drawingml/2006/picture">
                  <pic:nvPicPr>
                    <pic:cNvPr id="0" name="Picture" descr="../images/vegetationmethods.png"/>
                    <pic:cNvPicPr>
                      <a:picLocks noChangeAspect="1" noChangeArrowheads="1"/>
                    </pic:cNvPicPr>
                  </pic:nvPicPr>
                  <pic:blipFill>
                    <a:blip r:embed="rId14"/>
                    <a:stretch>
                      <a:fillRect/>
                    </a:stretch>
                  </pic:blipFill>
                  <pic:spPr bwMode="auto">
                    <a:xfrm>
                      <a:off x="0" y="0"/>
                      <a:ext cx="5334000" cy="2823882"/>
                    </a:xfrm>
                    <a:prstGeom prst="rect">
                      <a:avLst/>
                    </a:prstGeom>
                    <a:noFill/>
                    <a:ln w="9525">
                      <a:noFill/>
                      <a:headEnd/>
                      <a:tailEnd/>
                    </a:ln>
                  </pic:spPr>
                </pic:pic>
              </a:graphicData>
            </a:graphic>
          </wp:inline>
        </w:drawing>
      </w:r>
      <w:commentRangeEnd w:id="141"/>
      <w:r w:rsidR="007745E4">
        <w:rPr>
          <w:rStyle w:val="CommentReference"/>
        </w:rPr>
        <w:commentReference w:id="141"/>
      </w:r>
    </w:p>
    <w:p w14:paraId="3B14B34F" w14:textId="77777777" w:rsidR="00FB7F2F" w:rsidRDefault="00433F39">
      <w:pPr>
        <w:pStyle w:val="ImageCaption"/>
      </w:pPr>
      <w:r>
        <w:t xml:space="preserve">Figure 4 Summary of vegetation data analysis </w:t>
      </w:r>
      <w:commentRangeStart w:id="142"/>
      <w:r>
        <w:t>methods</w:t>
      </w:r>
      <w:commentRangeEnd w:id="142"/>
      <w:r w:rsidR="00F02B7F">
        <w:rPr>
          <w:rStyle w:val="CommentReference"/>
          <w:b w:val="0"/>
          <w:bCs w:val="0"/>
          <w:smallCaps w:val="0"/>
          <w:color w:val="auto"/>
        </w:rPr>
        <w:commentReference w:id="142"/>
      </w:r>
      <w:r>
        <w:t>.</w:t>
      </w:r>
    </w:p>
    <w:p w14:paraId="242FB5F7" w14:textId="77777777" w:rsidR="00FB7F2F" w:rsidRDefault="00433F39">
      <w:pPr>
        <w:pStyle w:val="Heading3"/>
      </w:pPr>
      <w:bookmarkStart w:id="143" w:name="identifying-and-describing-vegetation-cl"/>
      <w:bookmarkEnd w:id="143"/>
      <w:r>
        <w:t>Identifying and describing vegetation clusters on office developments</w:t>
      </w:r>
    </w:p>
    <w:p w14:paraId="55649D85" w14:textId="77777777" w:rsidR="00FB7F2F" w:rsidRDefault="00433F39">
      <w:pPr>
        <w:pStyle w:val="FirstParagraph"/>
      </w:pPr>
      <w:r>
        <w:t>I used flexible beta clustering and indicator species analysis to delineate vegetation community clusters on office developments. I used the agnes {vegan} function with beta = -0.5 to produce an ecologically interpretable dendrogram with minimal chaining (Breckenridge, 2000; Dufrêne and Legendre, 1997; McCune et al., 2002; Milligan, 1989; Oksanen et al., 2017). I performed indicator species analysis, which assesses the predictive values of species as indicators of the conditions at site groups, using multipatt {indicspecies} (De Caceres and Legendre, 2009; De Cáceres, 2013; De Cáceres et al., 2010). I ran the permutation-based function 100 times and took the mean of the indicator statistics generated for each species (Dyson, 2018).</w:t>
      </w:r>
    </w:p>
    <w:p w14:paraId="0FFBDA86" w14:textId="77777777" w:rsidR="00FB7F2F" w:rsidRDefault="00433F39">
      <w:pPr>
        <w:pStyle w:val="BodyText"/>
      </w:pPr>
      <w:r>
        <w:t>After identifying vegetation community typologies, I used simple univariate PERMANOVA models to test if ground cover (%) differed between groups and Pearson’s Chi-squared test to test if maintenance regime differed (adonis2 {vegan} and chisq.test {stats}; Oksanen et al., 2017). PERMANOVA is a permutation based implementation of ANOVA/MANOVA that avoids assumptions about underlying distributions of community structure and can be used with non-Euclidian distance matrices (Anderson, 2001). Bartlett tests of homogeneity find no difference between group variances (bartlett.test {stats}).</w:t>
      </w:r>
    </w:p>
    <w:p w14:paraId="4BFB0D09" w14:textId="77777777" w:rsidR="00FB7F2F" w:rsidRDefault="00433F39">
      <w:pPr>
        <w:pStyle w:val="Heading3"/>
      </w:pPr>
      <w:bookmarkStart w:id="144" w:name="explaining-variation-in-tree-and-shrub-c"/>
      <w:bookmarkEnd w:id="144"/>
      <w:r>
        <w:t>Explaining variation in tree and shrub community structure</w:t>
      </w:r>
    </w:p>
    <w:p w14:paraId="7930019C" w14:textId="50118752" w:rsidR="00FB7F2F" w:rsidRDefault="00433F39">
      <w:pPr>
        <w:pStyle w:val="FirstParagraph"/>
      </w:pPr>
      <w:r>
        <w:t xml:space="preserve">I used a multi-step approach to avoid transforming independent variables or using ordination to collapse related variables, as these actions make results less interpretable for urban planners and other </w:t>
      </w:r>
      <w:r>
        <w:lastRenderedPageBreak/>
        <w:t>professionals without back transformation. I first tested each variable individually in a simple multivariate PERMANOVA model. I used ANOVA to test for significant differences in dispersion for categorical variables (anova {stats} and betadisper {vegan}; Oksanen et al., 2017). I then constructed models using all variables with significant pseudo-</w:t>
      </w:r>
      <w:r>
        <w:rPr>
          <w:i/>
        </w:rPr>
        <w:t>F</w:t>
      </w:r>
      <w:r>
        <w:t xml:space="preserve"> values (</w:t>
      </w:r>
      <m:oMath>
        <m:r>
          <w:rPr>
            <w:rFonts w:ascii="Cambria Math" w:hAnsi="Cambria Math"/>
          </w:rPr>
          <m:t>α≤</m:t>
        </m:r>
      </m:oMath>
      <w:r>
        <w:t xml:space="preserve"> 0.05) in all possible single and multiple variable model combinations. I used a custom AICc function based on residual sums of squares to compare model</w:t>
      </w:r>
      <w:ins w:id="145" w:author="Tracy Fuentes" w:date="2019-03-26T11:12:00Z">
        <w:r w:rsidR="00D619EB">
          <w:t xml:space="preserve"> fit</w:t>
        </w:r>
      </w:ins>
      <w:del w:id="146" w:author="Tracy Fuentes" w:date="2019-03-26T11:12:00Z">
        <w:r w:rsidDel="00D619EB">
          <w:delText>s and identify those with the best support</w:delText>
        </w:r>
      </w:del>
      <w:r>
        <w:t xml:space="preserve"> (Dyson, 2018).</w:t>
      </w:r>
    </w:p>
    <w:p w14:paraId="41BABABA" w14:textId="77777777" w:rsidR="00FB7F2F" w:rsidRDefault="00433F39">
      <w:pPr>
        <w:pStyle w:val="BodyText"/>
        <w:rPr>
          <w:ins w:id="147" w:author="Tracy Fuentes" w:date="2019-03-26T10:52:00Z"/>
        </w:rPr>
      </w:pPr>
      <w:r>
        <w:t xml:space="preserve">Non-metric multidimensional scaling (NMDS) is a rank-based ordination technique that is robust to data without identifiable distributions, can be used with any distance or dissimilarity measure (McCune et al., 2002). I used 100 repetitions of the metaMDS {vegan} implementation of NMDS to find a </w:t>
      </w:r>
      <w:proofErr w:type="gramStart"/>
      <w:r>
        <w:t>stable minima</w:t>
      </w:r>
      <w:proofErr w:type="gramEnd"/>
      <w:r>
        <w:t xml:space="preserve"> (McCune et al., 2002; Oksanen et al., </w:t>
      </w:r>
      <w:commentRangeStart w:id="148"/>
      <w:commentRangeStart w:id="149"/>
      <w:commentRangeStart w:id="150"/>
      <w:r>
        <w:t>2017</w:t>
      </w:r>
      <w:commentRangeEnd w:id="148"/>
      <w:r w:rsidR="00ED36A0">
        <w:rPr>
          <w:rStyle w:val="CommentReference"/>
        </w:rPr>
        <w:commentReference w:id="148"/>
      </w:r>
      <w:commentRangeEnd w:id="149"/>
      <w:r w:rsidR="00ED6297">
        <w:rPr>
          <w:rStyle w:val="CommentReference"/>
        </w:rPr>
        <w:commentReference w:id="149"/>
      </w:r>
      <w:commentRangeEnd w:id="150"/>
      <w:r w:rsidR="00D748C3">
        <w:rPr>
          <w:rStyle w:val="CommentReference"/>
        </w:rPr>
        <w:commentReference w:id="150"/>
      </w:r>
      <w:r>
        <w:t>).</w:t>
      </w:r>
    </w:p>
    <w:p w14:paraId="4D6C2082" w14:textId="77777777" w:rsidR="00ED36A0" w:rsidRDefault="00ED36A0">
      <w:pPr>
        <w:pStyle w:val="BodyText"/>
        <w:rPr>
          <w:ins w:id="151" w:author="Tracy Fuentes" w:date="2019-03-26T10:52:00Z"/>
        </w:rPr>
      </w:pPr>
    </w:p>
    <w:p w14:paraId="118C81C4" w14:textId="77777777" w:rsidR="00ED36A0" w:rsidRDefault="00ED36A0">
      <w:pPr>
        <w:pStyle w:val="BodyText"/>
      </w:pPr>
    </w:p>
    <w:p w14:paraId="339A518E" w14:textId="77777777" w:rsidR="00FB7F2F" w:rsidRDefault="00433F39">
      <w:pPr>
        <w:pStyle w:val="Heading1"/>
      </w:pPr>
      <w:bookmarkStart w:id="152" w:name="CH2-results"/>
      <w:bookmarkEnd w:id="152"/>
      <w:r>
        <w:t>Results and Discussion</w:t>
      </w:r>
    </w:p>
    <w:p w14:paraId="42378236" w14:textId="77777777" w:rsidR="00FB7F2F" w:rsidRDefault="00433F39">
      <w:pPr>
        <w:pStyle w:val="FirstParagraph"/>
      </w:pPr>
      <w:r>
        <w:t xml:space="preserve">I found that woody vegetation communities on office developments in Redmond and Bellevue, Washington are heterogenous with multiple groups identified by cluster analysis (Table </w:t>
      </w:r>
      <w:commentRangeStart w:id="153"/>
      <w:r>
        <w:t>3</w:t>
      </w:r>
      <w:commentRangeEnd w:id="153"/>
      <w:r w:rsidR="00ED36A0">
        <w:rPr>
          <w:rStyle w:val="CommentReference"/>
        </w:rPr>
        <w:commentReference w:id="153"/>
      </w:r>
      <w:r>
        <w:t>). This within land use heterogeneity suggest implications for how urban ecologists sample. Additionally, I found evidence that development and landscaping outcomes, not socio-economic variables, are behind major divisions in vegetation groups in contrast with previous research (Clarke et al., 2013; Hope et al., 2003; Luck et al., 2009). This impacts the quality and quantity of habitat provided by woody vegetation on office developments, with important implications for conservation and public policy.</w:t>
      </w:r>
    </w:p>
    <w:p w14:paraId="668B3259" w14:textId="77777777" w:rsidR="00FB7F2F" w:rsidRDefault="00433F39">
      <w:pPr>
        <w:pStyle w:val="Heading2"/>
      </w:pPr>
      <w:bookmarkStart w:id="154" w:name="woody-vegetation-groups-observed-on-offi"/>
      <w:bookmarkEnd w:id="154"/>
      <w:r>
        <w:t>Woody vegetation groups observed on office developments</w:t>
      </w:r>
    </w:p>
    <w:p w14:paraId="05176D48" w14:textId="77777777" w:rsidR="00FB7F2F" w:rsidRDefault="00433F39">
      <w:pPr>
        <w:pStyle w:val="FirstParagraph"/>
      </w:pPr>
      <w:r>
        <w:t xml:space="preserve">I identified two groups of each tree and shrub vegetation based on flexible beta cluster analysis (flexible beta = -0.5; agglomerative coefficients of 0.871 and 0.772 respectively; Table 4). Using indictor species analysis, I found the Native Tree group (11 sites) is characterized by </w:t>
      </w:r>
      <w:r>
        <w:rPr>
          <w:i/>
        </w:rPr>
        <w:t>Thuja plicata</w:t>
      </w:r>
      <w:r>
        <w:t xml:space="preserve">, </w:t>
      </w:r>
      <w:r>
        <w:rPr>
          <w:i/>
        </w:rPr>
        <w:t>Acer macrophyllum</w:t>
      </w:r>
      <w:r>
        <w:t xml:space="preserve"> Pursh, </w:t>
      </w:r>
      <w:r>
        <w:rPr>
          <w:i/>
        </w:rPr>
        <w:t>Arbutus menziesii</w:t>
      </w:r>
      <w:r>
        <w:t xml:space="preserve"> Pursh, and </w:t>
      </w:r>
      <w:r>
        <w:rPr>
          <w:i/>
        </w:rPr>
        <w:t>Alnus rubra</w:t>
      </w:r>
      <w:r>
        <w:t xml:space="preserve"> Bong, while the Ornamental Tree group (9 sites) is characterized by </w:t>
      </w:r>
      <w:r>
        <w:rPr>
          <w:i/>
        </w:rPr>
        <w:t>Acer rubrum</w:t>
      </w:r>
      <w:r>
        <w:t xml:space="preserve"> L. The Native Shrub group (11 sites) is characterized by </w:t>
      </w:r>
      <w:r>
        <w:rPr>
          <w:i/>
        </w:rPr>
        <w:t>Acer circinatum</w:t>
      </w:r>
      <w:r>
        <w:t xml:space="preserve"> Pursh, </w:t>
      </w:r>
      <w:r>
        <w:rPr>
          <w:i/>
        </w:rPr>
        <w:t>Corylus sp.</w:t>
      </w:r>
      <w:r>
        <w:t xml:space="preserve"> L., </w:t>
      </w:r>
      <w:r>
        <w:rPr>
          <w:i/>
        </w:rPr>
        <w:t>Gaultheria shallon</w:t>
      </w:r>
      <w:r>
        <w:t xml:space="preserve"> Pursh, </w:t>
      </w:r>
      <w:r>
        <w:rPr>
          <w:i/>
        </w:rPr>
        <w:t>Mahonia sp.</w:t>
      </w:r>
      <w:r>
        <w:t xml:space="preserve"> Nutt., </w:t>
      </w:r>
      <w:r>
        <w:rPr>
          <w:i/>
        </w:rPr>
        <w:t>Symphoricarpos sp.</w:t>
      </w:r>
      <w:r>
        <w:t xml:space="preserve"> Duham., and </w:t>
      </w:r>
      <w:r>
        <w:rPr>
          <w:i/>
        </w:rPr>
        <w:t>Vaccinium parvifolium</w:t>
      </w:r>
      <w:r>
        <w:t xml:space="preserve"> Sm., and the Ornamental Shrub group (9 sites) by </w:t>
      </w:r>
      <w:r>
        <w:rPr>
          <w:i/>
        </w:rPr>
        <w:t>Prunus laurocerasus</w:t>
      </w:r>
      <w:r>
        <w:t xml:space="preserve"> L.</w:t>
      </w:r>
    </w:p>
    <w:p w14:paraId="6EC81AAD" w14:textId="50BFEC90" w:rsidR="00FB7F2F" w:rsidRDefault="00433F39">
      <w:pPr>
        <w:pStyle w:val="TableCaption"/>
      </w:pPr>
      <w:r>
        <w:lastRenderedPageBreak/>
        <w:t>Table 4 Rank abundance of tree and shrub species for each community group identified by flexible-beta analysis.</w:t>
      </w:r>
      <w:r w:rsidR="007745E4">
        <w:t xml:space="preserve"> Mean abundance per site in group in </w:t>
      </w:r>
      <w:commentRangeStart w:id="155"/>
      <w:r w:rsidR="007745E4">
        <w:t>parenthesis</w:t>
      </w:r>
      <w:commentRangeEnd w:id="155"/>
      <w:r w:rsidR="00ED790A">
        <w:rPr>
          <w:rStyle w:val="CommentReference"/>
          <w:b w:val="0"/>
          <w:bCs w:val="0"/>
          <w:smallCaps w:val="0"/>
          <w:color w:val="auto"/>
        </w:rPr>
        <w:commentReference w:id="155"/>
      </w:r>
      <w:r w:rsidR="007745E4">
        <w:t>.</w:t>
      </w:r>
      <w:ins w:id="156" w:author="Tracy Fuentes" w:date="2019-03-26T11:42:00Z">
        <w:r w:rsidR="00ED790A">
          <w:t xml:space="preserve"> </w:t>
        </w:r>
      </w:ins>
    </w:p>
    <w:tbl>
      <w:tblPr>
        <w:tblStyle w:val="PlainTable31"/>
        <w:tblW w:w="0" w:type="pct"/>
        <w:tblLook w:val="0420" w:firstRow="1" w:lastRow="0" w:firstColumn="0" w:lastColumn="0" w:noHBand="0" w:noVBand="1"/>
        <w:tblCaption w:val="Table 4 Rank abundance of tree and shrub species for each community group identified by flexible-beta analysis."/>
      </w:tblPr>
      <w:tblGrid>
        <w:gridCol w:w="740"/>
        <w:gridCol w:w="2222"/>
        <w:gridCol w:w="2222"/>
        <w:gridCol w:w="1987"/>
        <w:gridCol w:w="2189"/>
      </w:tblGrid>
      <w:tr w:rsidR="00FB7F2F" w14:paraId="604B6668" w14:textId="77777777" w:rsidTr="007745E4">
        <w:trPr>
          <w:cnfStyle w:val="100000000000" w:firstRow="1" w:lastRow="0" w:firstColumn="0" w:lastColumn="0" w:oddVBand="0" w:evenVBand="0" w:oddHBand="0" w:evenHBand="0" w:firstRowFirstColumn="0" w:firstRowLastColumn="0" w:lastRowFirstColumn="0" w:lastRowLastColumn="0"/>
        </w:trPr>
        <w:tc>
          <w:tcPr>
            <w:tcW w:w="0" w:type="auto"/>
          </w:tcPr>
          <w:p w14:paraId="0DB44F8B" w14:textId="77777777" w:rsidR="00FB7F2F" w:rsidRDefault="00433F39" w:rsidP="007745E4">
            <w:pPr>
              <w:pStyle w:val="Compact"/>
              <w:spacing w:line="240" w:lineRule="auto"/>
            </w:pPr>
            <w:r>
              <w:t>Rank</w:t>
            </w:r>
          </w:p>
        </w:tc>
        <w:tc>
          <w:tcPr>
            <w:tcW w:w="0" w:type="auto"/>
          </w:tcPr>
          <w:p w14:paraId="595C422A" w14:textId="77777777" w:rsidR="00FB7F2F" w:rsidRDefault="00433F39" w:rsidP="007745E4">
            <w:pPr>
              <w:pStyle w:val="Compact"/>
              <w:spacing w:line="240" w:lineRule="auto"/>
            </w:pPr>
            <w:r>
              <w:t>Native Tree Group</w:t>
            </w:r>
          </w:p>
        </w:tc>
        <w:tc>
          <w:tcPr>
            <w:tcW w:w="0" w:type="auto"/>
          </w:tcPr>
          <w:p w14:paraId="436327B7" w14:textId="77777777" w:rsidR="00FB7F2F" w:rsidRDefault="00433F39" w:rsidP="007745E4">
            <w:pPr>
              <w:pStyle w:val="Compact"/>
              <w:spacing w:line="240" w:lineRule="auto"/>
            </w:pPr>
            <w:r>
              <w:t>Ornamental Tree Group</w:t>
            </w:r>
          </w:p>
        </w:tc>
        <w:tc>
          <w:tcPr>
            <w:tcW w:w="0" w:type="auto"/>
          </w:tcPr>
          <w:p w14:paraId="4DF764E2" w14:textId="77777777" w:rsidR="00FB7F2F" w:rsidRDefault="00433F39" w:rsidP="007745E4">
            <w:pPr>
              <w:pStyle w:val="Compact"/>
              <w:spacing w:line="240" w:lineRule="auto"/>
            </w:pPr>
            <w:r>
              <w:t>Native Shrub Group</w:t>
            </w:r>
          </w:p>
        </w:tc>
        <w:tc>
          <w:tcPr>
            <w:tcW w:w="0" w:type="auto"/>
          </w:tcPr>
          <w:p w14:paraId="26E5FDEE" w14:textId="77777777" w:rsidR="00FB7F2F" w:rsidRDefault="00433F39" w:rsidP="007745E4">
            <w:pPr>
              <w:pStyle w:val="Compact"/>
              <w:spacing w:line="240" w:lineRule="auto"/>
            </w:pPr>
            <w:r>
              <w:t>Ornamental Shrub Group</w:t>
            </w:r>
          </w:p>
        </w:tc>
      </w:tr>
      <w:tr w:rsidR="00FB7F2F" w14:paraId="458B368E" w14:textId="77777777" w:rsidTr="007745E4">
        <w:trPr>
          <w:cnfStyle w:val="000000100000" w:firstRow="0" w:lastRow="0" w:firstColumn="0" w:lastColumn="0" w:oddVBand="0" w:evenVBand="0" w:oddHBand="1" w:evenHBand="0" w:firstRowFirstColumn="0" w:firstRowLastColumn="0" w:lastRowFirstColumn="0" w:lastRowLastColumn="0"/>
        </w:trPr>
        <w:tc>
          <w:tcPr>
            <w:tcW w:w="0" w:type="auto"/>
          </w:tcPr>
          <w:p w14:paraId="47A4808B" w14:textId="77777777" w:rsidR="00FB7F2F" w:rsidRDefault="00433F39" w:rsidP="007745E4">
            <w:pPr>
              <w:pStyle w:val="Compact"/>
              <w:spacing w:line="240" w:lineRule="auto"/>
            </w:pPr>
            <w:r>
              <w:t>1</w:t>
            </w:r>
          </w:p>
        </w:tc>
        <w:tc>
          <w:tcPr>
            <w:tcW w:w="0" w:type="auto"/>
          </w:tcPr>
          <w:p w14:paraId="0CE42965" w14:textId="77777777" w:rsidR="00FB7F2F" w:rsidRPr="00D748C3" w:rsidRDefault="00433F39" w:rsidP="007745E4">
            <w:pPr>
              <w:pStyle w:val="Compact"/>
              <w:spacing w:line="240" w:lineRule="auto"/>
              <w:rPr>
                <w:b/>
              </w:rPr>
            </w:pPr>
            <w:r w:rsidRPr="00D748C3">
              <w:rPr>
                <w:b/>
              </w:rPr>
              <w:t>Pseudotsuga menziesii (58.6)</w:t>
            </w:r>
          </w:p>
        </w:tc>
        <w:tc>
          <w:tcPr>
            <w:tcW w:w="0" w:type="auto"/>
          </w:tcPr>
          <w:p w14:paraId="2814B374" w14:textId="77777777" w:rsidR="00FB7F2F" w:rsidRPr="00D748C3" w:rsidRDefault="00433F39" w:rsidP="007745E4">
            <w:pPr>
              <w:pStyle w:val="Compact"/>
              <w:spacing w:line="240" w:lineRule="auto"/>
              <w:rPr>
                <w:b/>
              </w:rPr>
            </w:pPr>
            <w:r w:rsidRPr="00D748C3">
              <w:rPr>
                <w:b/>
              </w:rPr>
              <w:t>Pseudotsuga menziesii (11.2)</w:t>
            </w:r>
          </w:p>
        </w:tc>
        <w:tc>
          <w:tcPr>
            <w:tcW w:w="0" w:type="auto"/>
          </w:tcPr>
          <w:p w14:paraId="3D351F9D" w14:textId="77777777" w:rsidR="00FB7F2F" w:rsidRPr="00D748C3" w:rsidRDefault="00433F39" w:rsidP="007745E4">
            <w:pPr>
              <w:pStyle w:val="Compact"/>
              <w:spacing w:line="240" w:lineRule="auto"/>
              <w:rPr>
                <w:b/>
              </w:rPr>
            </w:pPr>
            <w:r w:rsidRPr="00D748C3">
              <w:rPr>
                <w:b/>
              </w:rPr>
              <w:t>Gaultheria shallon (107)</w:t>
            </w:r>
          </w:p>
        </w:tc>
        <w:tc>
          <w:tcPr>
            <w:tcW w:w="0" w:type="auto"/>
          </w:tcPr>
          <w:p w14:paraId="3A0AA5E6" w14:textId="77777777" w:rsidR="00FB7F2F" w:rsidRDefault="00433F39" w:rsidP="007745E4">
            <w:pPr>
              <w:pStyle w:val="Compact"/>
              <w:spacing w:line="240" w:lineRule="auto"/>
            </w:pPr>
            <w:r>
              <w:t>Prunus laurocerasus var. zabeliana (54)</w:t>
            </w:r>
          </w:p>
        </w:tc>
      </w:tr>
      <w:tr w:rsidR="00FB7F2F" w14:paraId="2008FBB5" w14:textId="77777777" w:rsidTr="007745E4">
        <w:tc>
          <w:tcPr>
            <w:tcW w:w="0" w:type="auto"/>
          </w:tcPr>
          <w:p w14:paraId="08B8C2CD" w14:textId="77777777" w:rsidR="00FB7F2F" w:rsidRDefault="00433F39" w:rsidP="007745E4">
            <w:pPr>
              <w:pStyle w:val="Compact"/>
              <w:spacing w:line="240" w:lineRule="auto"/>
            </w:pPr>
            <w:r>
              <w:t>2</w:t>
            </w:r>
          </w:p>
        </w:tc>
        <w:tc>
          <w:tcPr>
            <w:tcW w:w="0" w:type="auto"/>
          </w:tcPr>
          <w:p w14:paraId="3315E473" w14:textId="77777777" w:rsidR="00FB7F2F" w:rsidRPr="00D748C3" w:rsidRDefault="00433F39" w:rsidP="007745E4">
            <w:pPr>
              <w:pStyle w:val="Compact"/>
              <w:spacing w:line="240" w:lineRule="auto"/>
              <w:rPr>
                <w:b/>
              </w:rPr>
            </w:pPr>
            <w:r w:rsidRPr="00D748C3">
              <w:rPr>
                <w:b/>
              </w:rPr>
              <w:t>Thuja plicata (20.4)</w:t>
            </w:r>
          </w:p>
        </w:tc>
        <w:tc>
          <w:tcPr>
            <w:tcW w:w="0" w:type="auto"/>
          </w:tcPr>
          <w:p w14:paraId="69E9EF89" w14:textId="77777777" w:rsidR="00FB7F2F" w:rsidRDefault="00433F39" w:rsidP="007745E4">
            <w:pPr>
              <w:pStyle w:val="Compact"/>
              <w:spacing w:line="240" w:lineRule="auto"/>
            </w:pPr>
            <w:r>
              <w:t>Acer rubrum (10.9)</w:t>
            </w:r>
          </w:p>
        </w:tc>
        <w:tc>
          <w:tcPr>
            <w:tcW w:w="0" w:type="auto"/>
          </w:tcPr>
          <w:p w14:paraId="4E9739DA" w14:textId="77777777" w:rsidR="00FB7F2F" w:rsidRDefault="00433F39" w:rsidP="007745E4">
            <w:pPr>
              <w:pStyle w:val="Compact"/>
              <w:spacing w:line="240" w:lineRule="auto"/>
            </w:pPr>
            <w:r>
              <w:t>Berberis Mahonia gp. (85.5)</w:t>
            </w:r>
          </w:p>
        </w:tc>
        <w:tc>
          <w:tcPr>
            <w:tcW w:w="0" w:type="auto"/>
          </w:tcPr>
          <w:p w14:paraId="1A934D4B" w14:textId="77777777" w:rsidR="00FB7F2F" w:rsidRDefault="00433F39" w:rsidP="007745E4">
            <w:pPr>
              <w:pStyle w:val="Compact"/>
              <w:spacing w:line="240" w:lineRule="auto"/>
            </w:pPr>
            <w:r>
              <w:t>Rhododendron sp. (30)</w:t>
            </w:r>
          </w:p>
        </w:tc>
      </w:tr>
      <w:tr w:rsidR="00FB7F2F" w14:paraId="47295062" w14:textId="77777777" w:rsidTr="007745E4">
        <w:trPr>
          <w:cnfStyle w:val="000000100000" w:firstRow="0" w:lastRow="0" w:firstColumn="0" w:lastColumn="0" w:oddVBand="0" w:evenVBand="0" w:oddHBand="1" w:evenHBand="0" w:firstRowFirstColumn="0" w:firstRowLastColumn="0" w:lastRowFirstColumn="0" w:lastRowLastColumn="0"/>
        </w:trPr>
        <w:tc>
          <w:tcPr>
            <w:tcW w:w="0" w:type="auto"/>
          </w:tcPr>
          <w:p w14:paraId="13AD10D8" w14:textId="77777777" w:rsidR="00FB7F2F" w:rsidRDefault="00433F39" w:rsidP="007745E4">
            <w:pPr>
              <w:pStyle w:val="Compact"/>
              <w:spacing w:line="240" w:lineRule="auto"/>
            </w:pPr>
            <w:r>
              <w:t>3</w:t>
            </w:r>
          </w:p>
        </w:tc>
        <w:tc>
          <w:tcPr>
            <w:tcW w:w="0" w:type="auto"/>
          </w:tcPr>
          <w:p w14:paraId="716BE9E2" w14:textId="77777777" w:rsidR="00FB7F2F" w:rsidRPr="00D748C3" w:rsidRDefault="00433F39" w:rsidP="007745E4">
            <w:pPr>
              <w:pStyle w:val="Compact"/>
              <w:spacing w:line="240" w:lineRule="auto"/>
              <w:rPr>
                <w:b/>
              </w:rPr>
            </w:pPr>
            <w:r w:rsidRPr="00D748C3">
              <w:rPr>
                <w:b/>
              </w:rPr>
              <w:t>Acer macrophyllum (19.4)</w:t>
            </w:r>
          </w:p>
        </w:tc>
        <w:tc>
          <w:tcPr>
            <w:tcW w:w="0" w:type="auto"/>
          </w:tcPr>
          <w:p w14:paraId="53F884E0" w14:textId="77777777" w:rsidR="00FB7F2F" w:rsidRDefault="00433F39" w:rsidP="007745E4">
            <w:pPr>
              <w:pStyle w:val="Compact"/>
              <w:spacing w:line="240" w:lineRule="auto"/>
            </w:pPr>
            <w:r>
              <w:t>Acer platanoides (10.4)</w:t>
            </w:r>
          </w:p>
        </w:tc>
        <w:tc>
          <w:tcPr>
            <w:tcW w:w="0" w:type="auto"/>
          </w:tcPr>
          <w:p w14:paraId="000E764C" w14:textId="77777777" w:rsidR="00FB7F2F" w:rsidRDefault="00433F39" w:rsidP="007745E4">
            <w:pPr>
              <w:pStyle w:val="Compact"/>
              <w:spacing w:line="240" w:lineRule="auto"/>
            </w:pPr>
            <w:r>
              <w:t>Rhododendron sp. (31.1)</w:t>
            </w:r>
          </w:p>
        </w:tc>
        <w:tc>
          <w:tcPr>
            <w:tcW w:w="0" w:type="auto"/>
          </w:tcPr>
          <w:p w14:paraId="45DCEAD2" w14:textId="77777777" w:rsidR="00FB7F2F" w:rsidRPr="00D748C3" w:rsidRDefault="00433F39" w:rsidP="007745E4">
            <w:pPr>
              <w:pStyle w:val="Compact"/>
              <w:spacing w:line="240" w:lineRule="auto"/>
              <w:rPr>
                <w:b/>
              </w:rPr>
            </w:pPr>
            <w:r w:rsidRPr="00D748C3">
              <w:rPr>
                <w:b/>
              </w:rPr>
              <w:t>Cornus sericea gp. (23.4)</w:t>
            </w:r>
          </w:p>
        </w:tc>
      </w:tr>
      <w:tr w:rsidR="00FB7F2F" w14:paraId="230218B8" w14:textId="77777777" w:rsidTr="007745E4">
        <w:tc>
          <w:tcPr>
            <w:tcW w:w="0" w:type="auto"/>
          </w:tcPr>
          <w:p w14:paraId="16FD9BC4" w14:textId="77777777" w:rsidR="00FB7F2F" w:rsidRDefault="00433F39" w:rsidP="007745E4">
            <w:pPr>
              <w:pStyle w:val="Compact"/>
              <w:spacing w:line="240" w:lineRule="auto"/>
            </w:pPr>
            <w:r>
              <w:t>4</w:t>
            </w:r>
          </w:p>
        </w:tc>
        <w:tc>
          <w:tcPr>
            <w:tcW w:w="0" w:type="auto"/>
          </w:tcPr>
          <w:p w14:paraId="1A4D71B7" w14:textId="77777777" w:rsidR="00FB7F2F" w:rsidRDefault="00433F39" w:rsidP="007745E4">
            <w:pPr>
              <w:pStyle w:val="Compact"/>
              <w:spacing w:line="240" w:lineRule="auto"/>
            </w:pPr>
            <w:r>
              <w:t>Acer rubrum (3.1)</w:t>
            </w:r>
          </w:p>
        </w:tc>
        <w:tc>
          <w:tcPr>
            <w:tcW w:w="0" w:type="auto"/>
          </w:tcPr>
          <w:p w14:paraId="28104635" w14:textId="77777777" w:rsidR="00FB7F2F" w:rsidRDefault="00433F39" w:rsidP="007745E4">
            <w:pPr>
              <w:pStyle w:val="Compact"/>
              <w:spacing w:line="240" w:lineRule="auto"/>
            </w:pPr>
            <w:r>
              <w:t>Pinus nigra (8)</w:t>
            </w:r>
          </w:p>
        </w:tc>
        <w:tc>
          <w:tcPr>
            <w:tcW w:w="0" w:type="auto"/>
          </w:tcPr>
          <w:p w14:paraId="13623919" w14:textId="77777777" w:rsidR="00FB7F2F" w:rsidRPr="00D748C3" w:rsidRDefault="00433F39" w:rsidP="007745E4">
            <w:pPr>
              <w:pStyle w:val="Compact"/>
              <w:spacing w:line="240" w:lineRule="auto"/>
              <w:rPr>
                <w:b/>
              </w:rPr>
            </w:pPr>
            <w:r w:rsidRPr="00D748C3">
              <w:rPr>
                <w:b/>
              </w:rPr>
              <w:t>Acer circinatum (19.9)</w:t>
            </w:r>
          </w:p>
        </w:tc>
        <w:tc>
          <w:tcPr>
            <w:tcW w:w="0" w:type="auto"/>
          </w:tcPr>
          <w:p w14:paraId="3A351F64" w14:textId="77777777" w:rsidR="00FB7F2F" w:rsidRDefault="00433F39" w:rsidP="007745E4">
            <w:pPr>
              <w:pStyle w:val="Compact"/>
              <w:spacing w:line="240" w:lineRule="auto"/>
            </w:pPr>
            <w:r>
              <w:t>Lonicera pileata (15.1)</w:t>
            </w:r>
          </w:p>
        </w:tc>
      </w:tr>
      <w:tr w:rsidR="00FB7F2F" w14:paraId="4054EC85" w14:textId="77777777" w:rsidTr="007745E4">
        <w:trPr>
          <w:cnfStyle w:val="000000100000" w:firstRow="0" w:lastRow="0" w:firstColumn="0" w:lastColumn="0" w:oddVBand="0" w:evenVBand="0" w:oddHBand="1" w:evenHBand="0" w:firstRowFirstColumn="0" w:firstRowLastColumn="0" w:lastRowFirstColumn="0" w:lastRowLastColumn="0"/>
        </w:trPr>
        <w:tc>
          <w:tcPr>
            <w:tcW w:w="0" w:type="auto"/>
          </w:tcPr>
          <w:p w14:paraId="227B1912" w14:textId="77777777" w:rsidR="00FB7F2F" w:rsidRDefault="00433F39" w:rsidP="007745E4">
            <w:pPr>
              <w:pStyle w:val="Compact"/>
              <w:spacing w:line="240" w:lineRule="auto"/>
            </w:pPr>
            <w:r>
              <w:t>5</w:t>
            </w:r>
          </w:p>
        </w:tc>
        <w:tc>
          <w:tcPr>
            <w:tcW w:w="0" w:type="auto"/>
          </w:tcPr>
          <w:p w14:paraId="677D934A" w14:textId="77777777" w:rsidR="00FB7F2F" w:rsidRPr="00D748C3" w:rsidRDefault="00433F39" w:rsidP="007745E4">
            <w:pPr>
              <w:pStyle w:val="Compact"/>
              <w:spacing w:line="240" w:lineRule="auto"/>
              <w:rPr>
                <w:b/>
              </w:rPr>
            </w:pPr>
            <w:r w:rsidRPr="00D748C3">
              <w:rPr>
                <w:b/>
              </w:rPr>
              <w:t>Alnus rubra (2.2)</w:t>
            </w:r>
          </w:p>
        </w:tc>
        <w:tc>
          <w:tcPr>
            <w:tcW w:w="0" w:type="auto"/>
          </w:tcPr>
          <w:p w14:paraId="57887039" w14:textId="77777777" w:rsidR="00FB7F2F" w:rsidRPr="00D748C3" w:rsidRDefault="00433F39" w:rsidP="007745E4">
            <w:pPr>
              <w:pStyle w:val="Compact"/>
              <w:spacing w:line="240" w:lineRule="auto"/>
              <w:rPr>
                <w:b/>
              </w:rPr>
            </w:pPr>
            <w:r w:rsidRPr="00D748C3">
              <w:rPr>
                <w:b/>
              </w:rPr>
              <w:t xml:space="preserve">Callitropsis </w:t>
            </w:r>
            <w:proofErr w:type="gramStart"/>
            <w:r w:rsidRPr="00D748C3">
              <w:rPr>
                <w:b/>
              </w:rPr>
              <w:t>nootkatensis  (</w:t>
            </w:r>
            <w:proofErr w:type="gramEnd"/>
            <w:r w:rsidRPr="00D748C3">
              <w:rPr>
                <w:b/>
              </w:rPr>
              <w:t>5.4)</w:t>
            </w:r>
          </w:p>
        </w:tc>
        <w:tc>
          <w:tcPr>
            <w:tcW w:w="0" w:type="auto"/>
          </w:tcPr>
          <w:p w14:paraId="28461B97" w14:textId="77777777" w:rsidR="00FB7F2F" w:rsidRPr="00D748C3" w:rsidRDefault="00433F39" w:rsidP="007745E4">
            <w:pPr>
              <w:pStyle w:val="Compact"/>
              <w:spacing w:line="240" w:lineRule="auto"/>
              <w:rPr>
                <w:b/>
              </w:rPr>
            </w:pPr>
            <w:r w:rsidRPr="00D748C3">
              <w:rPr>
                <w:b/>
              </w:rPr>
              <w:t>Cornus sericea gp. (18.9)</w:t>
            </w:r>
          </w:p>
        </w:tc>
        <w:tc>
          <w:tcPr>
            <w:tcW w:w="0" w:type="auto"/>
          </w:tcPr>
          <w:p w14:paraId="249D4460" w14:textId="77777777" w:rsidR="00FB7F2F" w:rsidRDefault="00433F39" w:rsidP="007745E4">
            <w:pPr>
              <w:pStyle w:val="Compact"/>
              <w:spacing w:line="240" w:lineRule="auto"/>
            </w:pPr>
            <w:r>
              <w:t>Viburnum davidii (13.7)</w:t>
            </w:r>
          </w:p>
        </w:tc>
      </w:tr>
      <w:tr w:rsidR="00FB7F2F" w14:paraId="6E3C319D" w14:textId="77777777" w:rsidTr="007745E4">
        <w:tc>
          <w:tcPr>
            <w:tcW w:w="0" w:type="auto"/>
          </w:tcPr>
          <w:p w14:paraId="15027566" w14:textId="77777777" w:rsidR="00FB7F2F" w:rsidRDefault="00433F39" w:rsidP="007745E4">
            <w:pPr>
              <w:pStyle w:val="Compact"/>
              <w:spacing w:line="240" w:lineRule="auto"/>
            </w:pPr>
            <w:r>
              <w:t>6</w:t>
            </w:r>
          </w:p>
        </w:tc>
        <w:tc>
          <w:tcPr>
            <w:tcW w:w="0" w:type="auto"/>
          </w:tcPr>
          <w:p w14:paraId="1A5E7DAF" w14:textId="77777777" w:rsidR="00FB7F2F" w:rsidRPr="00D748C3" w:rsidRDefault="00433F39" w:rsidP="007745E4">
            <w:pPr>
              <w:pStyle w:val="Compact"/>
              <w:spacing w:line="240" w:lineRule="auto"/>
              <w:rPr>
                <w:b/>
              </w:rPr>
            </w:pPr>
            <w:r w:rsidRPr="00D748C3">
              <w:rPr>
                <w:b/>
              </w:rPr>
              <w:t>Arbutus menziesii (1.7)</w:t>
            </w:r>
          </w:p>
        </w:tc>
        <w:tc>
          <w:tcPr>
            <w:tcW w:w="0" w:type="auto"/>
          </w:tcPr>
          <w:p w14:paraId="36085BD2" w14:textId="77777777" w:rsidR="00FB7F2F" w:rsidRDefault="00433F39" w:rsidP="007745E4">
            <w:pPr>
              <w:pStyle w:val="Compact"/>
              <w:spacing w:line="240" w:lineRule="auto"/>
            </w:pPr>
            <w:r>
              <w:t>Acer saccharum (4.8)</w:t>
            </w:r>
          </w:p>
        </w:tc>
        <w:tc>
          <w:tcPr>
            <w:tcW w:w="0" w:type="auto"/>
          </w:tcPr>
          <w:p w14:paraId="79B7586F" w14:textId="77777777" w:rsidR="00FB7F2F" w:rsidRPr="00D748C3" w:rsidRDefault="00433F39" w:rsidP="007745E4">
            <w:pPr>
              <w:pStyle w:val="Compact"/>
              <w:spacing w:line="240" w:lineRule="auto"/>
              <w:rPr>
                <w:b/>
              </w:rPr>
            </w:pPr>
            <w:r w:rsidRPr="00D748C3">
              <w:rPr>
                <w:b/>
              </w:rPr>
              <w:t>Vaccinium ovatum (18.3)</w:t>
            </w:r>
          </w:p>
        </w:tc>
        <w:tc>
          <w:tcPr>
            <w:tcW w:w="0" w:type="auto"/>
          </w:tcPr>
          <w:p w14:paraId="09C88FAA" w14:textId="77777777" w:rsidR="00FB7F2F" w:rsidRDefault="00433F39" w:rsidP="007745E4">
            <w:pPr>
              <w:pStyle w:val="Compact"/>
              <w:spacing w:line="240" w:lineRule="auto"/>
            </w:pPr>
            <w:r>
              <w:t>Berberis thunbergii (13.1)</w:t>
            </w:r>
          </w:p>
        </w:tc>
      </w:tr>
      <w:tr w:rsidR="00FB7F2F" w14:paraId="4DAB949C" w14:textId="77777777" w:rsidTr="007745E4">
        <w:trPr>
          <w:cnfStyle w:val="000000100000" w:firstRow="0" w:lastRow="0" w:firstColumn="0" w:lastColumn="0" w:oddVBand="0" w:evenVBand="0" w:oddHBand="1" w:evenHBand="0" w:firstRowFirstColumn="0" w:firstRowLastColumn="0" w:lastRowFirstColumn="0" w:lastRowLastColumn="0"/>
        </w:trPr>
        <w:tc>
          <w:tcPr>
            <w:tcW w:w="0" w:type="auto"/>
          </w:tcPr>
          <w:p w14:paraId="16485178" w14:textId="77777777" w:rsidR="00FB7F2F" w:rsidRDefault="00433F39" w:rsidP="007745E4">
            <w:pPr>
              <w:pStyle w:val="Compact"/>
              <w:spacing w:line="240" w:lineRule="auto"/>
            </w:pPr>
            <w:r>
              <w:t>7</w:t>
            </w:r>
          </w:p>
        </w:tc>
        <w:tc>
          <w:tcPr>
            <w:tcW w:w="0" w:type="auto"/>
          </w:tcPr>
          <w:p w14:paraId="6F6A1EC4" w14:textId="77777777" w:rsidR="00FB7F2F" w:rsidRDefault="00433F39" w:rsidP="007745E4">
            <w:pPr>
              <w:pStyle w:val="Compact"/>
              <w:spacing w:line="240" w:lineRule="auto"/>
            </w:pPr>
            <w:r>
              <w:t>Populus tremuloides (1.5)</w:t>
            </w:r>
          </w:p>
        </w:tc>
        <w:tc>
          <w:tcPr>
            <w:tcW w:w="0" w:type="auto"/>
          </w:tcPr>
          <w:p w14:paraId="552B2B8E" w14:textId="77777777" w:rsidR="00FB7F2F" w:rsidRDefault="00433F39" w:rsidP="007745E4">
            <w:pPr>
              <w:pStyle w:val="Compact"/>
              <w:spacing w:line="240" w:lineRule="auto"/>
            </w:pPr>
            <w:r>
              <w:t>Fraxinus americana (3.9)</w:t>
            </w:r>
          </w:p>
        </w:tc>
        <w:tc>
          <w:tcPr>
            <w:tcW w:w="0" w:type="auto"/>
          </w:tcPr>
          <w:p w14:paraId="7432C538" w14:textId="77777777" w:rsidR="00FB7F2F" w:rsidRPr="00D748C3" w:rsidRDefault="00433F39" w:rsidP="007745E4">
            <w:pPr>
              <w:pStyle w:val="Compact"/>
              <w:spacing w:line="240" w:lineRule="auto"/>
            </w:pPr>
            <w:r>
              <w:t>Viburnum davidii (14.1)</w:t>
            </w:r>
          </w:p>
        </w:tc>
        <w:tc>
          <w:tcPr>
            <w:tcW w:w="0" w:type="auto"/>
          </w:tcPr>
          <w:p w14:paraId="5AC4DEFE" w14:textId="77777777" w:rsidR="00FB7F2F" w:rsidRDefault="00433F39" w:rsidP="007745E4">
            <w:pPr>
              <w:pStyle w:val="Compact"/>
              <w:spacing w:line="240" w:lineRule="auto"/>
            </w:pPr>
            <w:r>
              <w:t>Ilex crenata (10.1)</w:t>
            </w:r>
          </w:p>
        </w:tc>
      </w:tr>
      <w:tr w:rsidR="00FB7F2F" w14:paraId="7A99B457" w14:textId="77777777" w:rsidTr="007745E4">
        <w:tc>
          <w:tcPr>
            <w:tcW w:w="0" w:type="auto"/>
          </w:tcPr>
          <w:p w14:paraId="4A70F272" w14:textId="77777777" w:rsidR="00FB7F2F" w:rsidRDefault="00433F39" w:rsidP="007745E4">
            <w:pPr>
              <w:pStyle w:val="Compact"/>
              <w:spacing w:line="240" w:lineRule="auto"/>
            </w:pPr>
            <w:r>
              <w:t>8</w:t>
            </w:r>
          </w:p>
        </w:tc>
        <w:tc>
          <w:tcPr>
            <w:tcW w:w="0" w:type="auto"/>
          </w:tcPr>
          <w:p w14:paraId="6A11EE15" w14:textId="77777777" w:rsidR="00FB7F2F" w:rsidRDefault="00433F39" w:rsidP="007745E4">
            <w:pPr>
              <w:pStyle w:val="Compact"/>
              <w:spacing w:line="240" w:lineRule="auto"/>
            </w:pPr>
            <w:r>
              <w:t>Liquidambar styraciflua (1.2)</w:t>
            </w:r>
          </w:p>
        </w:tc>
        <w:tc>
          <w:tcPr>
            <w:tcW w:w="0" w:type="auto"/>
          </w:tcPr>
          <w:p w14:paraId="4CE78055" w14:textId="77777777" w:rsidR="00FB7F2F" w:rsidRDefault="00433F39" w:rsidP="007745E4">
            <w:pPr>
              <w:pStyle w:val="Compact"/>
              <w:spacing w:line="240" w:lineRule="auto"/>
            </w:pPr>
            <w:r>
              <w:t>Prunus subg. Cerasus (3.3)</w:t>
            </w:r>
          </w:p>
        </w:tc>
        <w:tc>
          <w:tcPr>
            <w:tcW w:w="0" w:type="auto"/>
          </w:tcPr>
          <w:p w14:paraId="68331B83" w14:textId="77777777" w:rsidR="00FB7F2F" w:rsidRPr="00D748C3" w:rsidRDefault="00433F39" w:rsidP="007745E4">
            <w:pPr>
              <w:pStyle w:val="Compact"/>
              <w:spacing w:line="240" w:lineRule="auto"/>
              <w:rPr>
                <w:b/>
              </w:rPr>
            </w:pPr>
            <w:r w:rsidRPr="00D748C3">
              <w:rPr>
                <w:b/>
              </w:rPr>
              <w:t>Symphoricarpos sp. (13.4)</w:t>
            </w:r>
          </w:p>
        </w:tc>
        <w:tc>
          <w:tcPr>
            <w:tcW w:w="0" w:type="auto"/>
          </w:tcPr>
          <w:p w14:paraId="0BB35A3E" w14:textId="77777777" w:rsidR="00FB7F2F" w:rsidRDefault="00433F39" w:rsidP="007745E4">
            <w:pPr>
              <w:pStyle w:val="Compact"/>
              <w:spacing w:line="240" w:lineRule="auto"/>
            </w:pPr>
            <w:r>
              <w:t>Gaultheria shallon (10)</w:t>
            </w:r>
          </w:p>
        </w:tc>
      </w:tr>
      <w:tr w:rsidR="00FB7F2F" w14:paraId="59D51168" w14:textId="77777777" w:rsidTr="007745E4">
        <w:trPr>
          <w:cnfStyle w:val="000000100000" w:firstRow="0" w:lastRow="0" w:firstColumn="0" w:lastColumn="0" w:oddVBand="0" w:evenVBand="0" w:oddHBand="1" w:evenHBand="0" w:firstRowFirstColumn="0" w:firstRowLastColumn="0" w:lastRowFirstColumn="0" w:lastRowLastColumn="0"/>
        </w:trPr>
        <w:tc>
          <w:tcPr>
            <w:tcW w:w="0" w:type="auto"/>
          </w:tcPr>
          <w:p w14:paraId="75A87A2B" w14:textId="77777777" w:rsidR="00FB7F2F" w:rsidRDefault="00433F39" w:rsidP="007745E4">
            <w:pPr>
              <w:pStyle w:val="Compact"/>
              <w:spacing w:line="240" w:lineRule="auto"/>
            </w:pPr>
            <w:r>
              <w:t>9</w:t>
            </w:r>
          </w:p>
        </w:tc>
        <w:tc>
          <w:tcPr>
            <w:tcW w:w="0" w:type="auto"/>
          </w:tcPr>
          <w:p w14:paraId="5B63BA88" w14:textId="77777777" w:rsidR="00FB7F2F" w:rsidRDefault="00433F39" w:rsidP="007745E4">
            <w:pPr>
              <w:pStyle w:val="Compact"/>
              <w:spacing w:line="240" w:lineRule="auto"/>
            </w:pPr>
            <w:r>
              <w:t>Prunus subg. Cerasus (0.8)</w:t>
            </w:r>
          </w:p>
        </w:tc>
        <w:tc>
          <w:tcPr>
            <w:tcW w:w="0" w:type="auto"/>
          </w:tcPr>
          <w:p w14:paraId="1BF7D770" w14:textId="77777777" w:rsidR="00FB7F2F" w:rsidRDefault="00433F39" w:rsidP="007745E4">
            <w:pPr>
              <w:pStyle w:val="Compact"/>
              <w:spacing w:line="240" w:lineRule="auto"/>
            </w:pPr>
            <w:r>
              <w:t>Thuja plicata (2.3)</w:t>
            </w:r>
          </w:p>
        </w:tc>
        <w:tc>
          <w:tcPr>
            <w:tcW w:w="0" w:type="auto"/>
          </w:tcPr>
          <w:p w14:paraId="0E10A9F9" w14:textId="77777777" w:rsidR="00FB7F2F" w:rsidRPr="00D748C3" w:rsidRDefault="00433F39" w:rsidP="007745E4">
            <w:pPr>
              <w:pStyle w:val="Compact"/>
              <w:spacing w:line="240" w:lineRule="auto"/>
              <w:rPr>
                <w:b/>
              </w:rPr>
            </w:pPr>
            <w:r w:rsidRPr="00D748C3">
              <w:rPr>
                <w:b/>
              </w:rPr>
              <w:t>Ribes sanguineum (12.5)</w:t>
            </w:r>
          </w:p>
        </w:tc>
        <w:tc>
          <w:tcPr>
            <w:tcW w:w="0" w:type="auto"/>
          </w:tcPr>
          <w:p w14:paraId="30557778" w14:textId="77777777" w:rsidR="00FB7F2F" w:rsidRDefault="00433F39" w:rsidP="007745E4">
            <w:pPr>
              <w:pStyle w:val="Compact"/>
              <w:spacing w:line="240" w:lineRule="auto"/>
            </w:pPr>
            <w:r>
              <w:t>Ornamental conifer (9.8)</w:t>
            </w:r>
          </w:p>
        </w:tc>
      </w:tr>
      <w:tr w:rsidR="00FB7F2F" w14:paraId="4CB49518" w14:textId="77777777" w:rsidTr="007745E4">
        <w:tc>
          <w:tcPr>
            <w:tcW w:w="0" w:type="auto"/>
          </w:tcPr>
          <w:p w14:paraId="5E09A250" w14:textId="77777777" w:rsidR="00FB7F2F" w:rsidRDefault="00433F39" w:rsidP="007745E4">
            <w:pPr>
              <w:pStyle w:val="Compact"/>
              <w:spacing w:line="240" w:lineRule="auto"/>
            </w:pPr>
            <w:r>
              <w:t>10</w:t>
            </w:r>
          </w:p>
        </w:tc>
        <w:tc>
          <w:tcPr>
            <w:tcW w:w="0" w:type="auto"/>
          </w:tcPr>
          <w:p w14:paraId="32A4C79B" w14:textId="77777777" w:rsidR="00FB7F2F" w:rsidRPr="00D748C3" w:rsidRDefault="00433F39" w:rsidP="007745E4">
            <w:pPr>
              <w:pStyle w:val="Compact"/>
              <w:spacing w:line="240" w:lineRule="auto"/>
              <w:rPr>
                <w:b/>
              </w:rPr>
            </w:pPr>
            <w:r w:rsidRPr="00D748C3">
              <w:rPr>
                <w:b/>
              </w:rPr>
              <w:t xml:space="preserve">Callitropsis </w:t>
            </w:r>
            <w:proofErr w:type="gramStart"/>
            <w:r w:rsidRPr="00D748C3">
              <w:rPr>
                <w:b/>
              </w:rPr>
              <w:t>nootkatensis  (</w:t>
            </w:r>
            <w:proofErr w:type="gramEnd"/>
            <w:r w:rsidRPr="00D748C3">
              <w:rPr>
                <w:b/>
              </w:rPr>
              <w:t>0.7)</w:t>
            </w:r>
          </w:p>
        </w:tc>
        <w:tc>
          <w:tcPr>
            <w:tcW w:w="0" w:type="auto"/>
          </w:tcPr>
          <w:p w14:paraId="768A5867" w14:textId="77777777" w:rsidR="00FB7F2F" w:rsidRDefault="00433F39" w:rsidP="007745E4">
            <w:pPr>
              <w:pStyle w:val="Compact"/>
              <w:spacing w:line="240" w:lineRule="auto"/>
            </w:pPr>
            <w:r>
              <w:t>Fraxinus pennsylvanica (1.9)</w:t>
            </w:r>
          </w:p>
        </w:tc>
        <w:tc>
          <w:tcPr>
            <w:tcW w:w="0" w:type="auto"/>
          </w:tcPr>
          <w:p w14:paraId="346E521E" w14:textId="77777777" w:rsidR="00FB7F2F" w:rsidRDefault="00433F39" w:rsidP="007745E4">
            <w:pPr>
              <w:pStyle w:val="Compact"/>
              <w:spacing w:line="240" w:lineRule="auto"/>
            </w:pPr>
            <w:r>
              <w:t>Arbutus unedo (11.3)</w:t>
            </w:r>
          </w:p>
        </w:tc>
        <w:tc>
          <w:tcPr>
            <w:tcW w:w="0" w:type="auto"/>
          </w:tcPr>
          <w:p w14:paraId="0751158E" w14:textId="77777777" w:rsidR="00FB7F2F" w:rsidRDefault="00433F39" w:rsidP="007745E4">
            <w:pPr>
              <w:pStyle w:val="Compact"/>
              <w:spacing w:line="240" w:lineRule="auto"/>
            </w:pPr>
            <w:r>
              <w:t>Osmanthus x burkwoodii gp. (8.2)</w:t>
            </w:r>
          </w:p>
        </w:tc>
      </w:tr>
    </w:tbl>
    <w:p w14:paraId="46C88F83" w14:textId="77777777" w:rsidR="00FB7F2F" w:rsidRDefault="00433F39">
      <w:pPr>
        <w:pStyle w:val="BodyText"/>
      </w:pPr>
      <w:r>
        <w:t>In addition to the origin of tree and shrub species, the two groups are distinct in the average abundance of trees and shrubs per site (Native Tree mean = 117.091, Ornamental Tree mean = 76.667 with Pr(&gt;</w:t>
      </w:r>
      <w:r>
        <w:rPr>
          <w:i/>
        </w:rPr>
        <w:t>F</w:t>
      </w:r>
      <w:r>
        <w:t>) = 0.168; Native Shrub mean = 491.182, Ornamental Shrub mean = 292.889 with Pr(&gt;</w:t>
      </w:r>
      <w:r>
        <w:rPr>
          <w:i/>
        </w:rPr>
        <w:t>F</w:t>
      </w:r>
      <w:r>
        <w:t>) = 0.369 ). The median height of dominant native conifers was also significantly different between Native and Ornamental clusters for trees and shrubs (tree mean values = 33.2 m and 16.8 m with Pr(&gt;</w:t>
      </w:r>
      <w:r>
        <w:rPr>
          <w:i/>
        </w:rPr>
        <w:t>F</w:t>
      </w:r>
      <w:r>
        <w:t>) = 0.002; shrub mean value = 32.727 m and 17.378 m with Pr(&gt;</w:t>
      </w:r>
      <w:r>
        <w:rPr>
          <w:i/>
        </w:rPr>
        <w:t>F</w:t>
      </w:r>
      <w:r>
        <w:t xml:space="preserve">) = 0.004). However, there was no difference in area between Native and Ornamental clusters for either trees or shrubs </w:t>
      </w:r>
      <w:proofErr w:type="gramStart"/>
      <w:r>
        <w:t>( tree</w:t>
      </w:r>
      <w:proofErr w:type="gramEnd"/>
      <w:r>
        <w:t xml:space="preserve"> Pr(&gt;</w:t>
      </w:r>
      <w:r>
        <w:rPr>
          <w:i/>
        </w:rPr>
        <w:t>F</w:t>
      </w:r>
      <w:r>
        <w:t xml:space="preserve">) = 0.424; shrub </w:t>
      </w:r>
      <w:proofErr w:type="spellStart"/>
      <w:r>
        <w:t>Pr</w:t>
      </w:r>
      <w:proofErr w:type="spellEnd"/>
      <w:r>
        <w:t>(&gt;</w:t>
      </w:r>
      <w:r>
        <w:rPr>
          <w:i/>
        </w:rPr>
        <w:t>F</w:t>
      </w:r>
      <w:r>
        <w:t>) = 0.</w:t>
      </w:r>
      <w:commentRangeStart w:id="157"/>
      <w:commentRangeStart w:id="158"/>
      <w:r>
        <w:t>24</w:t>
      </w:r>
      <w:commentRangeEnd w:id="157"/>
      <w:r w:rsidR="00ED36A0">
        <w:rPr>
          <w:rStyle w:val="CommentReference"/>
        </w:rPr>
        <w:commentReference w:id="157"/>
      </w:r>
      <w:commentRangeEnd w:id="158"/>
      <w:r w:rsidR="002C41C8">
        <w:rPr>
          <w:rStyle w:val="CommentReference"/>
        </w:rPr>
        <w:commentReference w:id="158"/>
      </w:r>
      <w:r>
        <w:t>).</w:t>
      </w:r>
    </w:p>
    <w:p w14:paraId="17366D9C" w14:textId="77777777" w:rsidR="00FB7F2F" w:rsidRDefault="00433F39">
      <w:pPr>
        <w:pStyle w:val="BodyText"/>
      </w:pPr>
      <w:bookmarkStart w:id="159" w:name="_GoBack"/>
      <w:r>
        <w:t xml:space="preserve">Other </w:t>
      </w:r>
      <w:bookmarkEnd w:id="159"/>
      <w:r>
        <w:t>differences between the groups are also of interest. Associated ground cover on Native and Ornamental Tree sites differed significantly for percent impervious surface cover on site but not grass or combined dirt and liter cover. Native and Ornamental Shrub sites only differed for percent grass cover. Dead wood was significantly more abundant on Native Tree sites than Ornamental Tree sites (mean value = 13.364 and 2.444 with Pr(&gt;</w:t>
      </w:r>
      <w:r>
        <w:rPr>
          <w:i/>
        </w:rPr>
        <w:t>F</w:t>
      </w:r>
      <w:r>
        <w:t xml:space="preserve">) = 0.018), but not between shrub site groups. Irrigation, mulching, </w:t>
      </w:r>
      <w:r>
        <w:lastRenderedPageBreak/>
        <w:t>herbicide, and fertilizer application had only three “no” responses and thus I cannot draw any well supported conclusions.</w:t>
      </w:r>
    </w:p>
    <w:p w14:paraId="1E17A50F" w14:textId="77777777" w:rsidR="00FB7F2F" w:rsidRDefault="00433F39">
      <w:pPr>
        <w:pStyle w:val="BodyText"/>
      </w:pPr>
      <w:r>
        <w:t>Finally, there was substantial co-occurance between Native and Ornamental groups. Of the 20 office developments surveyed, nine sites belong to both native tree and shrub community groups, and seven sites belong to both ornamental tree and shrub community groups.</w:t>
      </w:r>
    </w:p>
    <w:p w14:paraId="0C23EA72" w14:textId="4F8AA4B5" w:rsidR="00FB7F2F" w:rsidRDefault="00ED790A">
      <w:pPr>
        <w:pStyle w:val="Heading2"/>
      </w:pPr>
      <w:bookmarkStart w:id="160" w:name="implications-for-sampling-design"/>
      <w:bookmarkEnd w:id="160"/>
      <w:r>
        <w:t>POPULATION EXTRAPOLATION</w:t>
      </w:r>
    </w:p>
    <w:p w14:paraId="58E5E184" w14:textId="77777777" w:rsidR="00FB7F2F" w:rsidRDefault="00433F39">
      <w:pPr>
        <w:pStyle w:val="FirstParagraph"/>
      </w:pPr>
      <w:r>
        <w:t xml:space="preserve">The heterogenity I observed within a single land use has important implications for sampling design in urban ecology. In the population of 405 office developments studied here, </w:t>
      </w:r>
      <w:commentRangeStart w:id="161"/>
      <w:commentRangeStart w:id="162"/>
      <w:r>
        <w:t xml:space="preserve">the Native Tree and Shrub communities are more rare than Ornamental Tree and Shrub communities. </w:t>
      </w:r>
      <w:commentRangeEnd w:id="161"/>
      <w:r w:rsidR="003915BA">
        <w:rPr>
          <w:rStyle w:val="CommentReference"/>
        </w:rPr>
        <w:commentReference w:id="161"/>
      </w:r>
      <w:commentRangeEnd w:id="162"/>
      <w:r w:rsidR="003915BA">
        <w:rPr>
          <w:rStyle w:val="CommentReference"/>
        </w:rPr>
        <w:commentReference w:id="162"/>
      </w:r>
      <w:r>
        <w:t>More precisely, extrapolation suggests there are approximately 70 Native Tree and 335 Ornamental Tree developments for a ratio of around 1:5 developments, and 152 Native Shrub and 253 Ornamental Shrub developments for a ratio of around 2:5 developments (Table 5). Note the accuracy of these estimates will be influenced by the medium vegetation group (MM), as it is large and proportionally undersampled, and the relatively small sample size.</w:t>
      </w:r>
    </w:p>
    <w:p w14:paraId="06097773" w14:textId="77777777" w:rsidR="00FB7F2F" w:rsidRDefault="00433F39">
      <w:pPr>
        <w:pStyle w:val="TableCaption"/>
      </w:pPr>
      <w:r>
        <w:t xml:space="preserve">Table 5 Category overlap between visually estimated vegetation class and Native and Ornamental groups derived from flexible-beta clusteringfor trees and shrubs. LL = low vegetation; MM = medium vegetation; MD = medium w/diverse shrubs; MC = medium w/canopy cover; HH = high </w:t>
      </w:r>
      <w:commentRangeStart w:id="163"/>
      <w:r>
        <w:t>vegetation</w:t>
      </w:r>
      <w:commentRangeEnd w:id="163"/>
      <w:r w:rsidR="00C569F4">
        <w:rPr>
          <w:rStyle w:val="CommentReference"/>
          <w:b w:val="0"/>
          <w:bCs w:val="0"/>
          <w:smallCaps w:val="0"/>
          <w:color w:val="auto"/>
        </w:rPr>
        <w:commentReference w:id="163"/>
      </w:r>
    </w:p>
    <w:tbl>
      <w:tblPr>
        <w:tblW w:w="0" w:type="pct"/>
        <w:jc w:val="center"/>
        <w:tblLook w:val="07E0" w:firstRow="1" w:lastRow="1" w:firstColumn="1" w:lastColumn="1" w:noHBand="1" w:noVBand="1"/>
        <w:tblCaption w:val="Table 5 Category overlap between visually estimated vegetation class and Native and Ornamental groups derived from flexible-beta clusteringfor trees and shrubs. LL = low vegetation; MM = medium vegetation; MD = medium w/diverse shrubs; MC = medium w/canopy cover; HH = high vegetation"/>
      </w:tblPr>
      <w:tblGrid>
        <w:gridCol w:w="1444"/>
        <w:gridCol w:w="403"/>
        <w:gridCol w:w="601"/>
        <w:gridCol w:w="547"/>
        <w:gridCol w:w="525"/>
        <w:gridCol w:w="494"/>
      </w:tblGrid>
      <w:tr w:rsidR="00FB7F2F" w14:paraId="1C9AD4C3" w14:textId="77777777" w:rsidTr="007745E4">
        <w:trPr>
          <w:jc w:val="center"/>
        </w:trPr>
        <w:tc>
          <w:tcPr>
            <w:tcW w:w="0" w:type="auto"/>
            <w:tcBorders>
              <w:bottom w:val="single" w:sz="0" w:space="0" w:color="auto"/>
            </w:tcBorders>
            <w:vAlign w:val="bottom"/>
          </w:tcPr>
          <w:p w14:paraId="343818DF" w14:textId="77777777" w:rsidR="00FB7F2F" w:rsidRPr="007745E4" w:rsidRDefault="00433F39">
            <w:pPr>
              <w:pStyle w:val="Compact"/>
              <w:rPr>
                <w:b/>
              </w:rPr>
            </w:pPr>
            <w:r w:rsidRPr="007745E4">
              <w:rPr>
                <w:b/>
              </w:rPr>
              <w:t>Tree Cluster</w:t>
            </w:r>
          </w:p>
        </w:tc>
        <w:tc>
          <w:tcPr>
            <w:tcW w:w="0" w:type="auto"/>
            <w:tcBorders>
              <w:bottom w:val="single" w:sz="0" w:space="0" w:color="auto"/>
            </w:tcBorders>
            <w:vAlign w:val="bottom"/>
          </w:tcPr>
          <w:p w14:paraId="671EEF49" w14:textId="77777777" w:rsidR="00FB7F2F" w:rsidRPr="007745E4" w:rsidRDefault="00433F39">
            <w:pPr>
              <w:pStyle w:val="Compact"/>
              <w:jc w:val="right"/>
              <w:rPr>
                <w:b/>
              </w:rPr>
            </w:pPr>
            <w:r w:rsidRPr="007745E4">
              <w:rPr>
                <w:b/>
              </w:rPr>
              <w:t>LL</w:t>
            </w:r>
          </w:p>
        </w:tc>
        <w:tc>
          <w:tcPr>
            <w:tcW w:w="0" w:type="auto"/>
            <w:tcBorders>
              <w:bottom w:val="single" w:sz="0" w:space="0" w:color="auto"/>
            </w:tcBorders>
            <w:vAlign w:val="bottom"/>
          </w:tcPr>
          <w:p w14:paraId="28CEC047" w14:textId="77777777" w:rsidR="00FB7F2F" w:rsidRPr="007745E4" w:rsidRDefault="00433F39">
            <w:pPr>
              <w:pStyle w:val="Compact"/>
              <w:jc w:val="right"/>
              <w:rPr>
                <w:b/>
              </w:rPr>
            </w:pPr>
            <w:r w:rsidRPr="007745E4">
              <w:rPr>
                <w:b/>
              </w:rPr>
              <w:t>MM</w:t>
            </w:r>
          </w:p>
        </w:tc>
        <w:tc>
          <w:tcPr>
            <w:tcW w:w="0" w:type="auto"/>
            <w:tcBorders>
              <w:bottom w:val="single" w:sz="0" w:space="0" w:color="auto"/>
            </w:tcBorders>
            <w:vAlign w:val="bottom"/>
          </w:tcPr>
          <w:p w14:paraId="1EB327D5" w14:textId="77777777" w:rsidR="00FB7F2F" w:rsidRPr="007745E4" w:rsidRDefault="00433F39">
            <w:pPr>
              <w:pStyle w:val="Compact"/>
              <w:jc w:val="right"/>
              <w:rPr>
                <w:b/>
              </w:rPr>
            </w:pPr>
            <w:r w:rsidRPr="007745E4">
              <w:rPr>
                <w:b/>
              </w:rPr>
              <w:t>MD</w:t>
            </w:r>
          </w:p>
        </w:tc>
        <w:tc>
          <w:tcPr>
            <w:tcW w:w="0" w:type="auto"/>
            <w:tcBorders>
              <w:bottom w:val="single" w:sz="0" w:space="0" w:color="auto"/>
            </w:tcBorders>
            <w:vAlign w:val="bottom"/>
          </w:tcPr>
          <w:p w14:paraId="5A0BC728" w14:textId="77777777" w:rsidR="00FB7F2F" w:rsidRPr="007745E4" w:rsidRDefault="00433F39">
            <w:pPr>
              <w:pStyle w:val="Compact"/>
              <w:jc w:val="right"/>
              <w:rPr>
                <w:b/>
              </w:rPr>
            </w:pPr>
            <w:r w:rsidRPr="007745E4">
              <w:rPr>
                <w:b/>
              </w:rPr>
              <w:t>MC</w:t>
            </w:r>
          </w:p>
        </w:tc>
        <w:tc>
          <w:tcPr>
            <w:tcW w:w="0" w:type="auto"/>
            <w:tcBorders>
              <w:bottom w:val="single" w:sz="0" w:space="0" w:color="auto"/>
            </w:tcBorders>
            <w:vAlign w:val="bottom"/>
          </w:tcPr>
          <w:p w14:paraId="10E42CE4" w14:textId="77777777" w:rsidR="00FB7F2F" w:rsidRPr="007745E4" w:rsidRDefault="00433F39">
            <w:pPr>
              <w:pStyle w:val="Compact"/>
              <w:jc w:val="right"/>
              <w:rPr>
                <w:b/>
              </w:rPr>
            </w:pPr>
            <w:r w:rsidRPr="007745E4">
              <w:rPr>
                <w:b/>
              </w:rPr>
              <w:t>HH</w:t>
            </w:r>
          </w:p>
        </w:tc>
      </w:tr>
      <w:tr w:rsidR="00FB7F2F" w14:paraId="788D7B28" w14:textId="77777777" w:rsidTr="007745E4">
        <w:trPr>
          <w:jc w:val="center"/>
        </w:trPr>
        <w:tc>
          <w:tcPr>
            <w:tcW w:w="0" w:type="auto"/>
          </w:tcPr>
          <w:p w14:paraId="7AE0FD93" w14:textId="77777777" w:rsidR="00FB7F2F" w:rsidRPr="007745E4" w:rsidRDefault="00433F39">
            <w:pPr>
              <w:pStyle w:val="Compact"/>
              <w:rPr>
                <w:b/>
              </w:rPr>
            </w:pPr>
            <w:r w:rsidRPr="007745E4">
              <w:rPr>
                <w:b/>
              </w:rPr>
              <w:t>Native</w:t>
            </w:r>
          </w:p>
        </w:tc>
        <w:tc>
          <w:tcPr>
            <w:tcW w:w="0" w:type="auto"/>
          </w:tcPr>
          <w:p w14:paraId="246CEE35" w14:textId="77777777" w:rsidR="00FB7F2F" w:rsidRDefault="00433F39">
            <w:pPr>
              <w:pStyle w:val="Compact"/>
              <w:jc w:val="right"/>
            </w:pPr>
            <w:r>
              <w:t>1</w:t>
            </w:r>
          </w:p>
        </w:tc>
        <w:tc>
          <w:tcPr>
            <w:tcW w:w="0" w:type="auto"/>
          </w:tcPr>
          <w:p w14:paraId="01FB4033" w14:textId="77777777" w:rsidR="00FB7F2F" w:rsidRDefault="00433F39">
            <w:pPr>
              <w:pStyle w:val="Compact"/>
              <w:jc w:val="right"/>
            </w:pPr>
            <w:r>
              <w:t>0</w:t>
            </w:r>
          </w:p>
        </w:tc>
        <w:tc>
          <w:tcPr>
            <w:tcW w:w="0" w:type="auto"/>
          </w:tcPr>
          <w:p w14:paraId="1EDA88F2" w14:textId="77777777" w:rsidR="00FB7F2F" w:rsidRDefault="00433F39">
            <w:pPr>
              <w:pStyle w:val="Compact"/>
              <w:jc w:val="right"/>
            </w:pPr>
            <w:r>
              <w:t>2</w:t>
            </w:r>
          </w:p>
        </w:tc>
        <w:tc>
          <w:tcPr>
            <w:tcW w:w="0" w:type="auto"/>
          </w:tcPr>
          <w:p w14:paraId="40C46A08" w14:textId="77777777" w:rsidR="00FB7F2F" w:rsidRDefault="00433F39">
            <w:pPr>
              <w:pStyle w:val="Compact"/>
              <w:jc w:val="right"/>
            </w:pPr>
            <w:r>
              <w:t>3</w:t>
            </w:r>
          </w:p>
        </w:tc>
        <w:tc>
          <w:tcPr>
            <w:tcW w:w="0" w:type="auto"/>
          </w:tcPr>
          <w:p w14:paraId="4A2495A3" w14:textId="77777777" w:rsidR="00FB7F2F" w:rsidRDefault="00433F39">
            <w:pPr>
              <w:pStyle w:val="Compact"/>
              <w:jc w:val="right"/>
            </w:pPr>
            <w:r>
              <w:t>5</w:t>
            </w:r>
          </w:p>
        </w:tc>
      </w:tr>
      <w:tr w:rsidR="00FB7F2F" w14:paraId="32A98ADA" w14:textId="77777777" w:rsidTr="007745E4">
        <w:trPr>
          <w:trHeight w:val="702"/>
          <w:jc w:val="center"/>
        </w:trPr>
        <w:tc>
          <w:tcPr>
            <w:tcW w:w="0" w:type="auto"/>
          </w:tcPr>
          <w:p w14:paraId="66BAB1C7" w14:textId="77777777" w:rsidR="00FB7F2F" w:rsidRPr="007745E4" w:rsidRDefault="00433F39">
            <w:pPr>
              <w:pStyle w:val="Compact"/>
              <w:rPr>
                <w:b/>
              </w:rPr>
            </w:pPr>
            <w:r w:rsidRPr="007745E4">
              <w:rPr>
                <w:b/>
              </w:rPr>
              <w:t>Ornamental</w:t>
            </w:r>
          </w:p>
        </w:tc>
        <w:tc>
          <w:tcPr>
            <w:tcW w:w="0" w:type="auto"/>
          </w:tcPr>
          <w:p w14:paraId="23431010" w14:textId="77777777" w:rsidR="00FB7F2F" w:rsidRDefault="00433F39">
            <w:pPr>
              <w:pStyle w:val="Compact"/>
              <w:jc w:val="right"/>
            </w:pPr>
            <w:r>
              <w:t>4</w:t>
            </w:r>
          </w:p>
        </w:tc>
        <w:tc>
          <w:tcPr>
            <w:tcW w:w="0" w:type="auto"/>
          </w:tcPr>
          <w:p w14:paraId="5ECBF773" w14:textId="77777777" w:rsidR="00FB7F2F" w:rsidRDefault="00433F39">
            <w:pPr>
              <w:pStyle w:val="Compact"/>
              <w:jc w:val="right"/>
            </w:pPr>
            <w:r>
              <w:t>3</w:t>
            </w:r>
          </w:p>
        </w:tc>
        <w:tc>
          <w:tcPr>
            <w:tcW w:w="0" w:type="auto"/>
          </w:tcPr>
          <w:p w14:paraId="51E0D51C" w14:textId="77777777" w:rsidR="00FB7F2F" w:rsidRDefault="00433F39">
            <w:pPr>
              <w:pStyle w:val="Compact"/>
              <w:jc w:val="right"/>
            </w:pPr>
            <w:r>
              <w:t>2</w:t>
            </w:r>
          </w:p>
        </w:tc>
        <w:tc>
          <w:tcPr>
            <w:tcW w:w="0" w:type="auto"/>
          </w:tcPr>
          <w:p w14:paraId="395C8750" w14:textId="77777777" w:rsidR="00FB7F2F" w:rsidRDefault="00433F39">
            <w:pPr>
              <w:pStyle w:val="Compact"/>
              <w:jc w:val="right"/>
            </w:pPr>
            <w:r>
              <w:t>0</w:t>
            </w:r>
          </w:p>
        </w:tc>
        <w:tc>
          <w:tcPr>
            <w:tcW w:w="0" w:type="auto"/>
          </w:tcPr>
          <w:p w14:paraId="2DBFD05F" w14:textId="77777777" w:rsidR="00FB7F2F" w:rsidRDefault="00433F39">
            <w:pPr>
              <w:pStyle w:val="Compact"/>
              <w:jc w:val="right"/>
            </w:pPr>
            <w:r>
              <w:t>0</w:t>
            </w:r>
          </w:p>
        </w:tc>
      </w:tr>
      <w:tr w:rsidR="00FB7F2F" w14:paraId="57B7B229" w14:textId="77777777" w:rsidTr="007745E4">
        <w:trPr>
          <w:jc w:val="center"/>
        </w:trPr>
        <w:tc>
          <w:tcPr>
            <w:tcW w:w="0" w:type="auto"/>
            <w:tcBorders>
              <w:bottom w:val="single" w:sz="0" w:space="0" w:color="auto"/>
            </w:tcBorders>
            <w:vAlign w:val="bottom"/>
          </w:tcPr>
          <w:p w14:paraId="2D40ABD5" w14:textId="77777777" w:rsidR="00FB7F2F" w:rsidRPr="007745E4" w:rsidRDefault="00433F39">
            <w:pPr>
              <w:pStyle w:val="Compact"/>
              <w:rPr>
                <w:b/>
              </w:rPr>
            </w:pPr>
            <w:r w:rsidRPr="007745E4">
              <w:rPr>
                <w:b/>
              </w:rPr>
              <w:t>Shrub Cluster</w:t>
            </w:r>
          </w:p>
        </w:tc>
        <w:tc>
          <w:tcPr>
            <w:tcW w:w="0" w:type="auto"/>
            <w:tcBorders>
              <w:bottom w:val="single" w:sz="0" w:space="0" w:color="auto"/>
            </w:tcBorders>
            <w:vAlign w:val="bottom"/>
          </w:tcPr>
          <w:p w14:paraId="250CCDAB" w14:textId="77777777" w:rsidR="00FB7F2F" w:rsidRPr="007745E4" w:rsidRDefault="00433F39">
            <w:pPr>
              <w:pStyle w:val="Compact"/>
              <w:jc w:val="right"/>
              <w:rPr>
                <w:b/>
              </w:rPr>
            </w:pPr>
            <w:r w:rsidRPr="007745E4">
              <w:rPr>
                <w:b/>
              </w:rPr>
              <w:t>LL</w:t>
            </w:r>
          </w:p>
        </w:tc>
        <w:tc>
          <w:tcPr>
            <w:tcW w:w="0" w:type="auto"/>
            <w:tcBorders>
              <w:bottom w:val="single" w:sz="0" w:space="0" w:color="auto"/>
            </w:tcBorders>
            <w:vAlign w:val="bottom"/>
          </w:tcPr>
          <w:p w14:paraId="773AD0F1" w14:textId="77777777" w:rsidR="00FB7F2F" w:rsidRPr="007745E4" w:rsidRDefault="00433F39">
            <w:pPr>
              <w:pStyle w:val="Compact"/>
              <w:jc w:val="right"/>
              <w:rPr>
                <w:b/>
              </w:rPr>
            </w:pPr>
            <w:r w:rsidRPr="007745E4">
              <w:rPr>
                <w:b/>
              </w:rPr>
              <w:t>MM</w:t>
            </w:r>
          </w:p>
        </w:tc>
        <w:tc>
          <w:tcPr>
            <w:tcW w:w="0" w:type="auto"/>
            <w:tcBorders>
              <w:bottom w:val="single" w:sz="0" w:space="0" w:color="auto"/>
            </w:tcBorders>
            <w:vAlign w:val="bottom"/>
          </w:tcPr>
          <w:p w14:paraId="266E93C1" w14:textId="77777777" w:rsidR="00FB7F2F" w:rsidRPr="007745E4" w:rsidRDefault="00433F39">
            <w:pPr>
              <w:pStyle w:val="Compact"/>
              <w:jc w:val="right"/>
              <w:rPr>
                <w:b/>
              </w:rPr>
            </w:pPr>
            <w:r w:rsidRPr="007745E4">
              <w:rPr>
                <w:b/>
              </w:rPr>
              <w:t>MD</w:t>
            </w:r>
          </w:p>
        </w:tc>
        <w:tc>
          <w:tcPr>
            <w:tcW w:w="0" w:type="auto"/>
            <w:tcBorders>
              <w:bottom w:val="single" w:sz="0" w:space="0" w:color="auto"/>
            </w:tcBorders>
            <w:vAlign w:val="bottom"/>
          </w:tcPr>
          <w:p w14:paraId="7B2723A8" w14:textId="77777777" w:rsidR="00FB7F2F" w:rsidRPr="007745E4" w:rsidRDefault="00433F39">
            <w:pPr>
              <w:pStyle w:val="Compact"/>
              <w:jc w:val="right"/>
              <w:rPr>
                <w:b/>
              </w:rPr>
            </w:pPr>
            <w:r w:rsidRPr="007745E4">
              <w:rPr>
                <w:b/>
              </w:rPr>
              <w:t>MC</w:t>
            </w:r>
          </w:p>
        </w:tc>
        <w:tc>
          <w:tcPr>
            <w:tcW w:w="0" w:type="auto"/>
            <w:tcBorders>
              <w:bottom w:val="single" w:sz="0" w:space="0" w:color="auto"/>
            </w:tcBorders>
            <w:vAlign w:val="bottom"/>
          </w:tcPr>
          <w:p w14:paraId="278FEE5A" w14:textId="77777777" w:rsidR="00FB7F2F" w:rsidRPr="007745E4" w:rsidRDefault="00433F39">
            <w:pPr>
              <w:pStyle w:val="Compact"/>
              <w:jc w:val="right"/>
              <w:rPr>
                <w:b/>
              </w:rPr>
            </w:pPr>
            <w:r w:rsidRPr="007745E4">
              <w:rPr>
                <w:b/>
              </w:rPr>
              <w:t>HH</w:t>
            </w:r>
          </w:p>
        </w:tc>
      </w:tr>
      <w:tr w:rsidR="00FB7F2F" w14:paraId="441476B6" w14:textId="77777777" w:rsidTr="007745E4">
        <w:trPr>
          <w:jc w:val="center"/>
        </w:trPr>
        <w:tc>
          <w:tcPr>
            <w:tcW w:w="0" w:type="auto"/>
          </w:tcPr>
          <w:p w14:paraId="3D3AA2F7" w14:textId="77777777" w:rsidR="00FB7F2F" w:rsidRPr="007745E4" w:rsidRDefault="00433F39">
            <w:pPr>
              <w:pStyle w:val="Compact"/>
              <w:rPr>
                <w:b/>
              </w:rPr>
            </w:pPr>
            <w:r w:rsidRPr="007745E4">
              <w:rPr>
                <w:b/>
              </w:rPr>
              <w:t>Native</w:t>
            </w:r>
          </w:p>
        </w:tc>
        <w:tc>
          <w:tcPr>
            <w:tcW w:w="0" w:type="auto"/>
          </w:tcPr>
          <w:p w14:paraId="0D8AAFEE" w14:textId="77777777" w:rsidR="00FB7F2F" w:rsidRDefault="00433F39">
            <w:pPr>
              <w:pStyle w:val="Compact"/>
              <w:jc w:val="right"/>
            </w:pPr>
            <w:r>
              <w:t>0</w:t>
            </w:r>
          </w:p>
        </w:tc>
        <w:tc>
          <w:tcPr>
            <w:tcW w:w="0" w:type="auto"/>
          </w:tcPr>
          <w:p w14:paraId="1C8BFAE8" w14:textId="77777777" w:rsidR="00FB7F2F" w:rsidRDefault="00433F39">
            <w:pPr>
              <w:pStyle w:val="Compact"/>
              <w:jc w:val="right"/>
            </w:pPr>
            <w:r>
              <w:t>1</w:t>
            </w:r>
          </w:p>
        </w:tc>
        <w:tc>
          <w:tcPr>
            <w:tcW w:w="0" w:type="auto"/>
          </w:tcPr>
          <w:p w14:paraId="412547A9" w14:textId="77777777" w:rsidR="00FB7F2F" w:rsidRDefault="00433F39">
            <w:pPr>
              <w:pStyle w:val="Compact"/>
              <w:jc w:val="right"/>
            </w:pPr>
            <w:r>
              <w:t>3</w:t>
            </w:r>
          </w:p>
        </w:tc>
        <w:tc>
          <w:tcPr>
            <w:tcW w:w="0" w:type="auto"/>
          </w:tcPr>
          <w:p w14:paraId="4E3AECC5" w14:textId="77777777" w:rsidR="00FB7F2F" w:rsidRDefault="00433F39">
            <w:pPr>
              <w:pStyle w:val="Compact"/>
              <w:jc w:val="right"/>
            </w:pPr>
            <w:r>
              <w:t>2</w:t>
            </w:r>
          </w:p>
        </w:tc>
        <w:tc>
          <w:tcPr>
            <w:tcW w:w="0" w:type="auto"/>
          </w:tcPr>
          <w:p w14:paraId="459A1B41" w14:textId="77777777" w:rsidR="00FB7F2F" w:rsidRDefault="00433F39">
            <w:pPr>
              <w:pStyle w:val="Compact"/>
              <w:jc w:val="right"/>
            </w:pPr>
            <w:r>
              <w:t>5</w:t>
            </w:r>
          </w:p>
        </w:tc>
      </w:tr>
      <w:tr w:rsidR="00FB7F2F" w14:paraId="2986D51B" w14:textId="77777777" w:rsidTr="007745E4">
        <w:trPr>
          <w:jc w:val="center"/>
        </w:trPr>
        <w:tc>
          <w:tcPr>
            <w:tcW w:w="0" w:type="auto"/>
          </w:tcPr>
          <w:p w14:paraId="601B05BF" w14:textId="77777777" w:rsidR="00FB7F2F" w:rsidRPr="007745E4" w:rsidRDefault="00433F39">
            <w:pPr>
              <w:pStyle w:val="Compact"/>
              <w:rPr>
                <w:b/>
              </w:rPr>
            </w:pPr>
            <w:r w:rsidRPr="007745E4">
              <w:rPr>
                <w:b/>
              </w:rPr>
              <w:t>Ornamental</w:t>
            </w:r>
          </w:p>
        </w:tc>
        <w:tc>
          <w:tcPr>
            <w:tcW w:w="0" w:type="auto"/>
          </w:tcPr>
          <w:p w14:paraId="07B8643B" w14:textId="77777777" w:rsidR="00FB7F2F" w:rsidRDefault="00433F39">
            <w:pPr>
              <w:pStyle w:val="Compact"/>
              <w:jc w:val="right"/>
            </w:pPr>
            <w:r>
              <w:t>5</w:t>
            </w:r>
          </w:p>
        </w:tc>
        <w:tc>
          <w:tcPr>
            <w:tcW w:w="0" w:type="auto"/>
          </w:tcPr>
          <w:p w14:paraId="47E9D7DE" w14:textId="77777777" w:rsidR="00FB7F2F" w:rsidRDefault="00433F39">
            <w:pPr>
              <w:pStyle w:val="Compact"/>
              <w:jc w:val="right"/>
            </w:pPr>
            <w:r>
              <w:t>2</w:t>
            </w:r>
          </w:p>
        </w:tc>
        <w:tc>
          <w:tcPr>
            <w:tcW w:w="0" w:type="auto"/>
          </w:tcPr>
          <w:p w14:paraId="710B2E78" w14:textId="77777777" w:rsidR="00FB7F2F" w:rsidRDefault="00433F39">
            <w:pPr>
              <w:pStyle w:val="Compact"/>
              <w:jc w:val="right"/>
            </w:pPr>
            <w:r>
              <w:t>1</w:t>
            </w:r>
          </w:p>
        </w:tc>
        <w:tc>
          <w:tcPr>
            <w:tcW w:w="0" w:type="auto"/>
          </w:tcPr>
          <w:p w14:paraId="5502B518" w14:textId="77777777" w:rsidR="00FB7F2F" w:rsidRDefault="00433F39">
            <w:pPr>
              <w:pStyle w:val="Compact"/>
              <w:jc w:val="right"/>
            </w:pPr>
            <w:r>
              <w:t>1</w:t>
            </w:r>
          </w:p>
        </w:tc>
        <w:tc>
          <w:tcPr>
            <w:tcW w:w="0" w:type="auto"/>
          </w:tcPr>
          <w:p w14:paraId="63EA2B2A" w14:textId="77777777" w:rsidR="00FB7F2F" w:rsidRDefault="00433F39">
            <w:pPr>
              <w:pStyle w:val="Compact"/>
              <w:jc w:val="right"/>
            </w:pPr>
            <w:r>
              <w:t>0</w:t>
            </w:r>
          </w:p>
        </w:tc>
      </w:tr>
    </w:tbl>
    <w:p w14:paraId="34AA4766" w14:textId="77777777" w:rsidR="00FB7F2F" w:rsidRDefault="00433F39">
      <w:pPr>
        <w:pStyle w:val="BodyText"/>
      </w:pPr>
      <w:r>
        <w:t>In this system, the choice of sampling design can result in very different conclusions when comparing different land uses or examining one land use across the urban gradient (e.g. Blair, 1999; Bourne and Conway, 2014). For example, consider a small random sample of the entire population of 405 office developments in Bellevue and Redmond. This sample would contain all or almost all sites dominated by ornamental trees with a low chance of sampling the ecological communities found on sites dominated by native trees.</w:t>
      </w:r>
    </w:p>
    <w:p w14:paraId="0381DEB0" w14:textId="77777777" w:rsidR="00FB7F2F" w:rsidRDefault="00433F39">
      <w:pPr>
        <w:pStyle w:val="BodyText"/>
      </w:pPr>
      <w:r>
        <w:lastRenderedPageBreak/>
        <w:t>If we consider the number of trees per site, the sample would not capture the fat right tail of sites with very high tree abundance (Figure 5). If this sample is taken as representative of the whole population, it would lead to misleading conclusions about the range of vegetation communities on office developments alone or in comparison with other land uses, and potential sollutions already extant on the landcape may be overlooked (McIntyre et al., 2000). Thus, how researchers sample determines patterns found. In this research, I found diverse vegetation communities and important trends because I stratified along a vegetation gradient; however other gradients were not fully sampled (Dyson, 2019).</w:t>
      </w:r>
    </w:p>
    <w:p w14:paraId="2848B61E" w14:textId="77777777" w:rsidR="00FB7F2F" w:rsidRDefault="00433F39" w:rsidP="007745E4">
      <w:pPr>
        <w:pStyle w:val="FigurewithCaption"/>
        <w:jc w:val="center"/>
      </w:pPr>
      <w:commentRangeStart w:id="164"/>
      <w:r>
        <w:rPr>
          <w:noProof/>
        </w:rPr>
        <w:drawing>
          <wp:inline distT="0" distB="0" distL="0" distR="0" wp14:anchorId="7EABE9D8" wp14:editId="2436F609">
            <wp:extent cx="4620126" cy="3696101"/>
            <wp:effectExtent l="0" t="0" r="0" b="0"/>
            <wp:docPr id="5" name="Picture" descr="Figure 5 Extrapolated distribution of the number of trees on office developments based on observed mean and standard deviations for each vegetation class used in sampling (HH, MC, MD, MM, LL)."/>
            <wp:cNvGraphicFramePr/>
            <a:graphic xmlns:a="http://schemas.openxmlformats.org/drawingml/2006/main">
              <a:graphicData uri="http://schemas.openxmlformats.org/drawingml/2006/picture">
                <pic:pic xmlns:pic="http://schemas.openxmlformats.org/drawingml/2006/picture">
                  <pic:nvPicPr>
                    <pic:cNvPr id="0" name="Picture" descr="index_files/figure-docx/FIG-extrapolated-dist-1.png"/>
                    <pic:cNvPicPr>
                      <a:picLocks noChangeAspect="1" noChangeArrowheads="1"/>
                    </pic:cNvPicPr>
                  </pic:nvPicPr>
                  <pic:blipFill>
                    <a:blip r:embed="rId15"/>
                    <a:stretch>
                      <a:fillRect/>
                    </a:stretch>
                  </pic:blipFill>
                  <pic:spPr bwMode="auto">
                    <a:xfrm>
                      <a:off x="0" y="0"/>
                      <a:ext cx="4620126" cy="3696101"/>
                    </a:xfrm>
                    <a:prstGeom prst="rect">
                      <a:avLst/>
                    </a:prstGeom>
                    <a:noFill/>
                    <a:ln w="9525">
                      <a:noFill/>
                      <a:headEnd/>
                      <a:tailEnd/>
                    </a:ln>
                  </pic:spPr>
                </pic:pic>
              </a:graphicData>
            </a:graphic>
          </wp:inline>
        </w:drawing>
      </w:r>
      <w:commentRangeEnd w:id="164"/>
      <w:r w:rsidR="006A37E0">
        <w:rPr>
          <w:rStyle w:val="CommentReference"/>
        </w:rPr>
        <w:commentReference w:id="164"/>
      </w:r>
    </w:p>
    <w:p w14:paraId="087F6EE0" w14:textId="77777777" w:rsidR="00FB7F2F" w:rsidRDefault="00433F39">
      <w:pPr>
        <w:pStyle w:val="ImageCaption"/>
      </w:pPr>
      <w:r>
        <w:t xml:space="preserve">Figure 5 Extrapolated distribution of the number of trees on office developments based on observed mean and standard deviations for each vegetation class used in sampling (HH, MC, MD, MM, </w:t>
      </w:r>
      <w:commentRangeStart w:id="165"/>
      <w:r>
        <w:t>LL</w:t>
      </w:r>
      <w:commentRangeEnd w:id="165"/>
      <w:r w:rsidR="003915BA">
        <w:rPr>
          <w:rStyle w:val="CommentReference"/>
          <w:b w:val="0"/>
          <w:bCs w:val="0"/>
          <w:smallCaps w:val="0"/>
          <w:color w:val="auto"/>
        </w:rPr>
        <w:commentReference w:id="165"/>
      </w:r>
      <w:r>
        <w:t>).</w:t>
      </w:r>
    </w:p>
    <w:p w14:paraId="1BCD2FEA" w14:textId="77777777" w:rsidR="00FB7F2F" w:rsidRDefault="00433F39">
      <w:pPr>
        <w:pStyle w:val="BodyText"/>
      </w:pPr>
      <w:r>
        <w:t xml:space="preserve">Thus it is worth reiterating that researchers should choose their sampling strategy carefully based on research questions and the underlying distribution of key variables in urban contexts with long environmental gradients (Ellis and Schneider, 1997; McIntyre et al., 2000; Telford and Birks, 2011). If the </w:t>
      </w:r>
      <w:commentRangeStart w:id="166"/>
      <w:r>
        <w:t xml:space="preserve">phenomena </w:t>
      </w:r>
      <w:commentRangeEnd w:id="166"/>
      <w:r w:rsidR="006A37E0">
        <w:rPr>
          <w:rStyle w:val="CommentReference"/>
        </w:rPr>
        <w:commentReference w:id="166"/>
      </w:r>
      <w:r>
        <w:t>of interest is related to vegetation structure or community composition, you must search out sites representing all vegetation types to measure the entire gradient instead of sampling only along an urban gradient. Here, collecting visual informatin on different types of vegetation communities prior to sampling improved sampling design. Other studies have sampled based on native/non-native planting aesthetics based on knowledge of local landscaping patterns (e.g. Lerman and Warren, 2011).</w:t>
      </w:r>
    </w:p>
    <w:p w14:paraId="29B3E1C0" w14:textId="77777777" w:rsidR="00FB7F2F" w:rsidRDefault="00433F39">
      <w:pPr>
        <w:pStyle w:val="Heading2"/>
      </w:pPr>
      <w:bookmarkStart w:id="167" w:name="socio-economic-variables-do-not-explain-"/>
      <w:bookmarkEnd w:id="167"/>
      <w:r>
        <w:lastRenderedPageBreak/>
        <w:t>Socio-economic variables do not explain variation in tree or shrub community composition</w:t>
      </w:r>
    </w:p>
    <w:p w14:paraId="74E85000" w14:textId="77777777" w:rsidR="00FB7F2F" w:rsidRDefault="00433F39">
      <w:pPr>
        <w:pStyle w:val="Heading3"/>
      </w:pPr>
      <w:bookmarkStart w:id="168" w:name="neighborhood-scale"/>
      <w:bookmarkEnd w:id="168"/>
      <w:r>
        <w:t>Neighborhood-scale</w:t>
      </w:r>
    </w:p>
    <w:p w14:paraId="0F51F442" w14:textId="77777777" w:rsidR="00FB7F2F" w:rsidRDefault="00433F39">
      <w:pPr>
        <w:pStyle w:val="FirstParagraph"/>
      </w:pPr>
      <w:r>
        <w:t>Neighborhood-scale socio-economic variables found important in residential land use research did not significantly explain variation in woody vegetation community composition on office developments (Clarke et al., 2013; Fraser et al., 2000; Hope et al., 2003; Luck et al., 2009; Martin et al., 2004; Schmid, 1975). This supports my hypothesis that neighborhood socio-economic variables specific to residential property are not necessarially important for commercial properties.</w:t>
      </w:r>
    </w:p>
    <w:p w14:paraId="56143CF3" w14:textId="77777777" w:rsidR="00FB7F2F" w:rsidRDefault="00433F39">
      <w:pPr>
        <w:pStyle w:val="BodyText"/>
      </w:pPr>
      <w:r>
        <w:t>When coupled with similar findings in municipal parks, these results suggest that different socio-economic drivers, motivations, and preferences drive vegetation community composition on each land use type (Faeth et al., 2011; Kinzig et al., 2005; Leong et al., 2018; Martin et al., 2004). This mismatch means that urban ecologists cannot assume that the same variables or mechanisms explain variation for all land use types, and ecosystem models must reflect this.</w:t>
      </w:r>
    </w:p>
    <w:p w14:paraId="61732039" w14:textId="77777777" w:rsidR="00FB7F2F" w:rsidRDefault="00433F39">
      <w:pPr>
        <w:pStyle w:val="BodyText"/>
      </w:pPr>
      <w:r>
        <w:t>For socio-economic variables to be significant drivers of vegetation on office developments, the surrounding socio-economic context would need to influence developer and landowner choices of trees and shrubs. This could occur in areas where office developments are adjacent and visible to residential property. However, zoning code in Bellevue and Redmond—as in much of the United States—actively separates and screens the different land uses from one another.</w:t>
      </w:r>
    </w:p>
    <w:p w14:paraId="18A824C5" w14:textId="77777777" w:rsidR="00FB7F2F" w:rsidRDefault="00433F39">
      <w:pPr>
        <w:pStyle w:val="BodyText"/>
      </w:pPr>
      <w:r>
        <w:t>Alternative explainations for different drivers of woody vegetation community on office developments include the intended audience, developer motivations, and differences in study design. Unlike residential properties, where homeowners use vegetation choices to signal to their neighbors, owners of office developments are signalling to prospective and existing tenants (Cook et al., 2012; Laverne et al., 2003; Levy and Peterson, 2013; Nassauer et al., 2009; Peterson et al., 2012). Studies examining why landscape architects make planting decisions are fewer in number than residential homeowners. In Toronto, factors like site aspect, appearance, and available space rate more highly in species selection than whether species are native and nearby canopy composition for landscape architects, however city staff try to plant native species whenever possible (Conway, 2016). Differences in study design may also be responsible; other studies use index response variables with univariate regression (Hope et al., 2003; Martin et al., 2004), measures dependent on effort (Karlik and Winer, 2001; Martin et al., 2004), and plot or transect designs which confound different actors and outcomes (</w:t>
      </w:r>
      <w:r>
        <w:rPr>
          <w:b/>
        </w:rPr>
        <w:t>???</w:t>
      </w:r>
      <w:r>
        <w:t xml:space="preserve">). Additionally, limiting my </w:t>
      </w:r>
      <w:r>
        <w:lastRenderedPageBreak/>
        <w:t>sampling design with respect to surrounding impervious surface reduced my ability to detect the influence of this variable on vegetation community composition.</w:t>
      </w:r>
    </w:p>
    <w:p w14:paraId="059748ED" w14:textId="77777777" w:rsidR="00FB7F2F" w:rsidRDefault="00433F39">
      <w:pPr>
        <w:pStyle w:val="Heading3"/>
      </w:pPr>
      <w:bookmarkStart w:id="169" w:name="site-scale"/>
      <w:bookmarkEnd w:id="169"/>
      <w:r>
        <w:t>Site-scale</w:t>
      </w:r>
    </w:p>
    <w:p w14:paraId="17D557C9" w14:textId="77777777" w:rsidR="00FB7F2F" w:rsidRDefault="00433F39">
      <w:pPr>
        <w:pStyle w:val="FirstParagraph"/>
      </w:pPr>
      <w:r>
        <w:t>Site-scale socio-economic variables were also not significant in explaining variation in tree or shrub community composition on office developments. This includes site age, building quality (proxy for rent extraction), and assessed land value (land rent gradient). This is surprising and fails to support my hypothesis.</w:t>
      </w:r>
    </w:p>
    <w:p w14:paraId="6E956986" w14:textId="77777777" w:rsidR="00FB7F2F" w:rsidRDefault="00433F39">
      <w:pPr>
        <w:pStyle w:val="BodyText"/>
      </w:pPr>
      <w:r>
        <w:t xml:space="preserve">Site age was suggested as a determinant of woody vegetation community composition by studies on residential properties (Avolio et al., 2018; Boone et al., 2010), landscaping professionals I interviewed, and my examination of contemporaneous landscaping plans filed with the cities of Bellevue and Redmond. Landscaping professionals mentioned trends in plant popularity, including </w:t>
      </w:r>
      <w:r>
        <w:rPr>
          <w:i/>
        </w:rPr>
        <w:t>Pieris japonica</w:t>
      </w:r>
      <w:r>
        <w:t xml:space="preserve"> (Thunb.) D. Don ex G. Don in the late 1980s and increasing use of native plants since 2000. Alternative explainations for this finding include: building age is a poor measure for landscaping age due to replanting; an interaction between age and landscaping budget; or that only a subset of office developments are planted with in vogue landscape plants, such as the “Medium” (MM) group which was undersampled.</w:t>
      </w:r>
    </w:p>
    <w:p w14:paraId="74FE19A9" w14:textId="77777777" w:rsidR="00FB7F2F" w:rsidRDefault="00433F39">
      <w:pPr>
        <w:pStyle w:val="Heading2"/>
      </w:pPr>
      <w:bookmarkStart w:id="170" w:name="development-and-landscaping-outcomes-are"/>
      <w:bookmarkEnd w:id="170"/>
      <w:commentRangeStart w:id="171"/>
      <w:r>
        <w:t xml:space="preserve">Development </w:t>
      </w:r>
      <w:commentRangeEnd w:id="171"/>
      <w:r w:rsidR="006F18C8">
        <w:rPr>
          <w:rStyle w:val="CommentReference"/>
          <w:rFonts w:asciiTheme="minorHAnsi" w:eastAsiaTheme="minorEastAsia" w:hAnsiTheme="minorHAnsi" w:cstheme="minorBidi"/>
          <w:caps w:val="0"/>
        </w:rPr>
        <w:commentReference w:id="171"/>
      </w:r>
      <w:r>
        <w:t>and landscaping outcomes are related to vegetation community composition</w:t>
      </w:r>
    </w:p>
    <w:p w14:paraId="532B5C75" w14:textId="77777777" w:rsidR="00FB7F2F" w:rsidRDefault="00433F39">
      <w:pPr>
        <w:pStyle w:val="FirstParagraph"/>
      </w:pPr>
      <w:r>
        <w:t>Tree preservation appears particularly important for characterizing woody vegetation communities on office developments. The outcome of development and landscaping actions are associated with the first NMDS axis for the tree community and the Native Tree cluster (Figure 6). Fitted environmental vectors found strong relationships with median dominant native conifer height (a proxy for stand age), native conifer density, the presence of stands predating development, and dead wood abundance (particularly stump abundance).</w:t>
      </w:r>
    </w:p>
    <w:p w14:paraId="4186DC48" w14:textId="77777777" w:rsidR="00FB7F2F" w:rsidRDefault="00433F39">
      <w:pPr>
        <w:pStyle w:val="BodyText"/>
      </w:pPr>
      <w:r>
        <w:t xml:space="preserve">These outcome variables also significantly explained variability in shrub community structure using PERMANOVA. The best supported models included median dominant native conifer height, Native vs. Ornamental Tree cluster, native conifer density, and the presence of stands predating development (Table 6). This supports my hypothesis that these actions impact vegetation communities on office developments. This also agrees with clustering results and suggests that a suite of decisions is being </w:t>
      </w:r>
      <w:r>
        <w:lastRenderedPageBreak/>
        <w:t>made either to retain more trees and plant native shrubs or retain fewer trees and plant ornamental trees and shrubs.</w:t>
      </w:r>
    </w:p>
    <w:p w14:paraId="6DBD7F95" w14:textId="77777777" w:rsidR="00FB7F2F" w:rsidRDefault="00433F39" w:rsidP="007745E4">
      <w:pPr>
        <w:pStyle w:val="FigurewithCaption"/>
        <w:jc w:val="center"/>
      </w:pPr>
      <w:commentRangeStart w:id="172"/>
      <w:r>
        <w:rPr>
          <w:noProof/>
        </w:rPr>
        <w:drawing>
          <wp:inline distT="0" distB="0" distL="0" distR="0" wp14:anchorId="03D1F1A4" wp14:editId="282FCAD7">
            <wp:extent cx="5334000" cy="5334000"/>
            <wp:effectExtent l="0" t="0" r="0" b="0"/>
            <wp:docPr id="6" name="Picture" descr="Figure 6 Two dimensional NMDS representation of tree community composition. Median dominant native conifer height, native conifer density, and the presence of stands predating development are associated with the first NMDS axis. Dead wood is associated with both axes. Black dots represent sites with stands predating development, gray dots sites without. Ordination has not been rotated prior to plotting."/>
            <wp:cNvGraphicFramePr/>
            <a:graphic xmlns:a="http://schemas.openxmlformats.org/drawingml/2006/main">
              <a:graphicData uri="http://schemas.openxmlformats.org/drawingml/2006/picture">
                <pic:pic xmlns:pic="http://schemas.openxmlformats.org/drawingml/2006/picture">
                  <pic:nvPicPr>
                    <pic:cNvPr id="0" name="Picture" descr="index_files/figure-docx/FIG-tree-management-NMDS-1.png"/>
                    <pic:cNvPicPr>
                      <a:picLocks noChangeAspect="1" noChangeArrowheads="1"/>
                    </pic:cNvPicPr>
                  </pic:nvPicPr>
                  <pic:blipFill>
                    <a:blip r:embed="rId16"/>
                    <a:stretch>
                      <a:fillRect/>
                    </a:stretch>
                  </pic:blipFill>
                  <pic:spPr bwMode="auto">
                    <a:xfrm>
                      <a:off x="0" y="0"/>
                      <a:ext cx="5334000" cy="5334000"/>
                    </a:xfrm>
                    <a:prstGeom prst="rect">
                      <a:avLst/>
                    </a:prstGeom>
                    <a:noFill/>
                    <a:ln w="9525">
                      <a:noFill/>
                      <a:headEnd/>
                      <a:tailEnd/>
                    </a:ln>
                  </pic:spPr>
                </pic:pic>
              </a:graphicData>
            </a:graphic>
          </wp:inline>
        </w:drawing>
      </w:r>
      <w:commentRangeEnd w:id="172"/>
      <w:r w:rsidR="007745E4">
        <w:rPr>
          <w:rStyle w:val="CommentReference"/>
        </w:rPr>
        <w:commentReference w:id="172"/>
      </w:r>
    </w:p>
    <w:p w14:paraId="19D477A2" w14:textId="77777777" w:rsidR="007745E4" w:rsidRDefault="00433F39">
      <w:pPr>
        <w:pStyle w:val="ImageCaption"/>
      </w:pPr>
      <w:r>
        <w:t xml:space="preserve">Figure 6 Two dimensional NMDS representation of tree community composition. Median dominant native conifer height, native conifer density, and the presence of stands predating development are associated with the first NMDS axis. Dead wood is associated with both axes. Black dots represent sites with stands predating development, gray dots sites without. Ordination has not been rotated prior to </w:t>
      </w:r>
      <w:commentRangeStart w:id="173"/>
      <w:commentRangeStart w:id="174"/>
      <w:r>
        <w:t>plotting</w:t>
      </w:r>
      <w:commentRangeEnd w:id="173"/>
      <w:r w:rsidR="00ED6297">
        <w:rPr>
          <w:rStyle w:val="CommentReference"/>
          <w:b w:val="0"/>
          <w:bCs w:val="0"/>
          <w:smallCaps w:val="0"/>
          <w:color w:val="auto"/>
        </w:rPr>
        <w:commentReference w:id="173"/>
      </w:r>
      <w:commentRangeEnd w:id="174"/>
      <w:r w:rsidR="00ED6297">
        <w:rPr>
          <w:rStyle w:val="CommentReference"/>
          <w:b w:val="0"/>
          <w:bCs w:val="0"/>
          <w:smallCaps w:val="0"/>
          <w:color w:val="auto"/>
        </w:rPr>
        <w:commentReference w:id="174"/>
      </w:r>
      <w:r>
        <w:t>.</w:t>
      </w:r>
    </w:p>
    <w:p w14:paraId="06FE491D" w14:textId="77777777" w:rsidR="007745E4" w:rsidRDefault="007745E4" w:rsidP="007745E4">
      <w:pPr>
        <w:rPr>
          <w:color w:val="595959" w:themeColor="text1" w:themeTint="A6"/>
        </w:rPr>
      </w:pPr>
      <w:r>
        <w:br w:type="page"/>
      </w:r>
    </w:p>
    <w:p w14:paraId="6447870B" w14:textId="77777777" w:rsidR="00FB7F2F" w:rsidRDefault="00433F39">
      <w:pPr>
        <w:pStyle w:val="TableCaption"/>
      </w:pPr>
      <w:r>
        <w:lastRenderedPageBreak/>
        <w:t>Table 6 PERMANOVA model summary comparing multivariate models of shrub community composition.</w:t>
      </w:r>
    </w:p>
    <w:tbl>
      <w:tblPr>
        <w:tblStyle w:val="PlainTable31"/>
        <w:tblW w:w="0" w:type="pct"/>
        <w:tblLook w:val="0420" w:firstRow="1" w:lastRow="0" w:firstColumn="0" w:lastColumn="0" w:noHBand="0" w:noVBand="1"/>
        <w:tblCaption w:val="Table 6 PERMANOVA model summary comparing multivariate models of shrub community composition."/>
      </w:tblPr>
      <w:tblGrid>
        <w:gridCol w:w="5039"/>
        <w:gridCol w:w="1144"/>
        <w:gridCol w:w="1008"/>
        <w:gridCol w:w="1272"/>
      </w:tblGrid>
      <w:tr w:rsidR="00FB7F2F" w14:paraId="7804A639" w14:textId="77777777" w:rsidTr="007745E4">
        <w:trPr>
          <w:cnfStyle w:val="100000000000" w:firstRow="1" w:lastRow="0" w:firstColumn="0" w:lastColumn="0" w:oddVBand="0" w:evenVBand="0" w:oddHBand="0" w:evenHBand="0" w:firstRowFirstColumn="0" w:firstRowLastColumn="0" w:lastRowFirstColumn="0" w:lastRowLastColumn="0"/>
        </w:trPr>
        <w:tc>
          <w:tcPr>
            <w:tcW w:w="0" w:type="auto"/>
          </w:tcPr>
          <w:p w14:paraId="2714A2F7" w14:textId="77777777" w:rsidR="00FB7F2F" w:rsidRDefault="00433F39" w:rsidP="007745E4">
            <w:pPr>
              <w:pStyle w:val="Compact"/>
              <w:spacing w:line="240" w:lineRule="auto"/>
            </w:pPr>
            <w:r>
              <w:t>Model</w:t>
            </w:r>
          </w:p>
        </w:tc>
        <w:tc>
          <w:tcPr>
            <w:tcW w:w="0" w:type="auto"/>
          </w:tcPr>
          <w:p w14:paraId="5DBC9BC5" w14:textId="77777777" w:rsidR="00FB7F2F" w:rsidRDefault="00433F39" w:rsidP="007745E4">
            <w:pPr>
              <w:pStyle w:val="Compact"/>
              <w:spacing w:line="240" w:lineRule="auto"/>
              <w:jc w:val="right"/>
            </w:pPr>
            <w:r>
              <w:t>Pseudo-F</w:t>
            </w:r>
          </w:p>
        </w:tc>
        <w:tc>
          <w:tcPr>
            <w:tcW w:w="0" w:type="auto"/>
          </w:tcPr>
          <w:p w14:paraId="27B0BDB1" w14:textId="77777777" w:rsidR="00FB7F2F" w:rsidRDefault="00433F39" w:rsidP="007745E4">
            <w:pPr>
              <w:pStyle w:val="Compact"/>
              <w:spacing w:line="240" w:lineRule="auto"/>
              <w:jc w:val="right"/>
            </w:pPr>
            <w:r>
              <w:t>p-value</w:t>
            </w:r>
          </w:p>
        </w:tc>
        <w:tc>
          <w:tcPr>
            <w:tcW w:w="0" w:type="auto"/>
          </w:tcPr>
          <w:p w14:paraId="426A0312" w14:textId="77777777" w:rsidR="00FB7F2F" w:rsidRDefault="00433F39" w:rsidP="007745E4">
            <w:pPr>
              <w:pStyle w:val="Compact"/>
              <w:spacing w:line="240" w:lineRule="auto"/>
              <w:jc w:val="right"/>
            </w:pPr>
            <w:r>
              <w:t>Delta AICc</w:t>
            </w:r>
          </w:p>
        </w:tc>
      </w:tr>
      <w:tr w:rsidR="00FB7F2F" w14:paraId="4DBE6040" w14:textId="77777777" w:rsidTr="007745E4">
        <w:trPr>
          <w:cnfStyle w:val="000000100000" w:firstRow="0" w:lastRow="0" w:firstColumn="0" w:lastColumn="0" w:oddVBand="0" w:evenVBand="0" w:oddHBand="1" w:evenHBand="0" w:firstRowFirstColumn="0" w:firstRowLastColumn="0" w:lastRowFirstColumn="0" w:lastRowLastColumn="0"/>
        </w:trPr>
        <w:tc>
          <w:tcPr>
            <w:tcW w:w="0" w:type="auto"/>
          </w:tcPr>
          <w:p w14:paraId="6569CCFE" w14:textId="77777777" w:rsidR="00FB7F2F" w:rsidRDefault="00433F39" w:rsidP="007745E4">
            <w:pPr>
              <w:pStyle w:val="Compact"/>
              <w:spacing w:line="240" w:lineRule="auto"/>
            </w:pPr>
            <w:r>
              <w:t>Median Douglas Fir Height (m)</w:t>
            </w:r>
          </w:p>
        </w:tc>
        <w:tc>
          <w:tcPr>
            <w:tcW w:w="0" w:type="auto"/>
          </w:tcPr>
          <w:p w14:paraId="26EA28E2" w14:textId="77777777" w:rsidR="00FB7F2F" w:rsidRDefault="00433F39" w:rsidP="007745E4">
            <w:pPr>
              <w:pStyle w:val="Compact"/>
              <w:spacing w:line="240" w:lineRule="auto"/>
              <w:jc w:val="right"/>
            </w:pPr>
            <w:r>
              <w:t>3.29</w:t>
            </w:r>
          </w:p>
        </w:tc>
        <w:tc>
          <w:tcPr>
            <w:tcW w:w="0" w:type="auto"/>
          </w:tcPr>
          <w:p w14:paraId="002F1C34" w14:textId="77777777" w:rsidR="00FB7F2F" w:rsidRDefault="00433F39" w:rsidP="007745E4">
            <w:pPr>
              <w:pStyle w:val="Compact"/>
              <w:spacing w:line="240" w:lineRule="auto"/>
              <w:jc w:val="right"/>
            </w:pPr>
            <w:r>
              <w:t>0.001</w:t>
            </w:r>
          </w:p>
        </w:tc>
        <w:tc>
          <w:tcPr>
            <w:tcW w:w="0" w:type="auto"/>
          </w:tcPr>
          <w:p w14:paraId="2A59AFEA" w14:textId="77777777" w:rsidR="00FB7F2F" w:rsidRDefault="00433F39" w:rsidP="007745E4">
            <w:pPr>
              <w:pStyle w:val="Compact"/>
              <w:spacing w:line="240" w:lineRule="auto"/>
              <w:jc w:val="right"/>
            </w:pPr>
            <w:r>
              <w:t>0.00</w:t>
            </w:r>
          </w:p>
        </w:tc>
      </w:tr>
      <w:tr w:rsidR="00FB7F2F" w14:paraId="20782935" w14:textId="77777777" w:rsidTr="007745E4">
        <w:tc>
          <w:tcPr>
            <w:tcW w:w="0" w:type="auto"/>
          </w:tcPr>
          <w:p w14:paraId="1B7F60FA" w14:textId="77777777" w:rsidR="00FB7F2F" w:rsidRDefault="00433F39" w:rsidP="007745E4">
            <w:pPr>
              <w:pStyle w:val="Compact"/>
              <w:spacing w:line="240" w:lineRule="auto"/>
            </w:pPr>
            <w:r>
              <w:t>Tree Group Membership</w:t>
            </w:r>
          </w:p>
        </w:tc>
        <w:tc>
          <w:tcPr>
            <w:tcW w:w="0" w:type="auto"/>
          </w:tcPr>
          <w:p w14:paraId="00B8159D" w14:textId="77777777" w:rsidR="00FB7F2F" w:rsidRDefault="00433F39" w:rsidP="007745E4">
            <w:pPr>
              <w:pStyle w:val="Compact"/>
              <w:spacing w:line="240" w:lineRule="auto"/>
              <w:jc w:val="right"/>
            </w:pPr>
            <w:r>
              <w:t>3.10</w:t>
            </w:r>
          </w:p>
        </w:tc>
        <w:tc>
          <w:tcPr>
            <w:tcW w:w="0" w:type="auto"/>
          </w:tcPr>
          <w:p w14:paraId="3121E3C1" w14:textId="77777777" w:rsidR="00FB7F2F" w:rsidRDefault="00433F39" w:rsidP="007745E4">
            <w:pPr>
              <w:pStyle w:val="Compact"/>
              <w:spacing w:line="240" w:lineRule="auto"/>
              <w:jc w:val="right"/>
            </w:pPr>
            <w:r>
              <w:t>0.002</w:t>
            </w:r>
          </w:p>
        </w:tc>
        <w:tc>
          <w:tcPr>
            <w:tcW w:w="0" w:type="auto"/>
          </w:tcPr>
          <w:p w14:paraId="7C2B3409" w14:textId="77777777" w:rsidR="00FB7F2F" w:rsidRDefault="00433F39" w:rsidP="007745E4">
            <w:pPr>
              <w:pStyle w:val="Compact"/>
              <w:spacing w:line="240" w:lineRule="auto"/>
              <w:jc w:val="right"/>
            </w:pPr>
            <w:r>
              <w:t>0.18</w:t>
            </w:r>
          </w:p>
        </w:tc>
      </w:tr>
      <w:tr w:rsidR="00FB7F2F" w14:paraId="44F34AE3" w14:textId="77777777" w:rsidTr="007745E4">
        <w:trPr>
          <w:cnfStyle w:val="000000100000" w:firstRow="0" w:lastRow="0" w:firstColumn="0" w:lastColumn="0" w:oddVBand="0" w:evenVBand="0" w:oddHBand="1" w:evenHBand="0" w:firstRowFirstColumn="0" w:firstRowLastColumn="0" w:lastRowFirstColumn="0" w:lastRowLastColumn="0"/>
        </w:trPr>
        <w:tc>
          <w:tcPr>
            <w:tcW w:w="0" w:type="auto"/>
          </w:tcPr>
          <w:p w14:paraId="3CD18FB9" w14:textId="77777777" w:rsidR="00FB7F2F" w:rsidRDefault="00433F39" w:rsidP="007745E4">
            <w:pPr>
              <w:pStyle w:val="Compact"/>
              <w:spacing w:line="240" w:lineRule="auto"/>
            </w:pPr>
            <w:r>
              <w:t>Native Conifer Density</w:t>
            </w:r>
          </w:p>
        </w:tc>
        <w:tc>
          <w:tcPr>
            <w:tcW w:w="0" w:type="auto"/>
          </w:tcPr>
          <w:p w14:paraId="4E839242" w14:textId="77777777" w:rsidR="00FB7F2F" w:rsidRDefault="00433F39" w:rsidP="007745E4">
            <w:pPr>
              <w:pStyle w:val="Compact"/>
              <w:spacing w:line="240" w:lineRule="auto"/>
              <w:jc w:val="right"/>
            </w:pPr>
            <w:r>
              <w:t>2.98</w:t>
            </w:r>
          </w:p>
        </w:tc>
        <w:tc>
          <w:tcPr>
            <w:tcW w:w="0" w:type="auto"/>
          </w:tcPr>
          <w:p w14:paraId="288ED6F4" w14:textId="77777777" w:rsidR="00FB7F2F" w:rsidRDefault="00433F39" w:rsidP="007745E4">
            <w:pPr>
              <w:pStyle w:val="Compact"/>
              <w:spacing w:line="240" w:lineRule="auto"/>
              <w:jc w:val="right"/>
            </w:pPr>
            <w:r>
              <w:t>0.002</w:t>
            </w:r>
          </w:p>
        </w:tc>
        <w:tc>
          <w:tcPr>
            <w:tcW w:w="0" w:type="auto"/>
          </w:tcPr>
          <w:p w14:paraId="0AD9147A" w14:textId="77777777" w:rsidR="00FB7F2F" w:rsidRDefault="00433F39" w:rsidP="007745E4">
            <w:pPr>
              <w:pStyle w:val="Compact"/>
              <w:spacing w:line="240" w:lineRule="auto"/>
              <w:jc w:val="right"/>
            </w:pPr>
            <w:r>
              <w:t>0.29</w:t>
            </w:r>
          </w:p>
        </w:tc>
      </w:tr>
      <w:tr w:rsidR="00FB7F2F" w14:paraId="592E8304" w14:textId="77777777" w:rsidTr="007745E4">
        <w:tc>
          <w:tcPr>
            <w:tcW w:w="0" w:type="auto"/>
          </w:tcPr>
          <w:p w14:paraId="448CB3A4" w14:textId="77777777" w:rsidR="00FB7F2F" w:rsidRDefault="00433F39" w:rsidP="007745E4">
            <w:pPr>
              <w:pStyle w:val="Compact"/>
              <w:spacing w:line="240" w:lineRule="auto"/>
            </w:pPr>
            <w:r>
              <w:t>Tree Group + Median DF Height (m)</w:t>
            </w:r>
          </w:p>
        </w:tc>
        <w:tc>
          <w:tcPr>
            <w:tcW w:w="0" w:type="auto"/>
          </w:tcPr>
          <w:p w14:paraId="64D477DD" w14:textId="77777777" w:rsidR="00FB7F2F" w:rsidRDefault="00433F39" w:rsidP="007745E4">
            <w:pPr>
              <w:pStyle w:val="Compact"/>
              <w:spacing w:line="240" w:lineRule="auto"/>
              <w:jc w:val="right"/>
            </w:pPr>
            <w:r>
              <w:t>2.60</w:t>
            </w:r>
          </w:p>
        </w:tc>
        <w:tc>
          <w:tcPr>
            <w:tcW w:w="0" w:type="auto"/>
          </w:tcPr>
          <w:p w14:paraId="46073898" w14:textId="77777777" w:rsidR="00FB7F2F" w:rsidRDefault="00433F39" w:rsidP="007745E4">
            <w:pPr>
              <w:pStyle w:val="Compact"/>
              <w:spacing w:line="240" w:lineRule="auto"/>
              <w:jc w:val="right"/>
            </w:pPr>
            <w:r>
              <w:t>0.001</w:t>
            </w:r>
          </w:p>
        </w:tc>
        <w:tc>
          <w:tcPr>
            <w:tcW w:w="0" w:type="auto"/>
          </w:tcPr>
          <w:p w14:paraId="1E12FADC" w14:textId="77777777" w:rsidR="00FB7F2F" w:rsidRDefault="00433F39" w:rsidP="007745E4">
            <w:pPr>
              <w:pStyle w:val="Compact"/>
              <w:spacing w:line="240" w:lineRule="auto"/>
              <w:jc w:val="right"/>
            </w:pPr>
            <w:r>
              <w:t>0.81</w:t>
            </w:r>
          </w:p>
        </w:tc>
      </w:tr>
      <w:tr w:rsidR="00FB7F2F" w14:paraId="68C68E6B" w14:textId="77777777" w:rsidTr="007745E4">
        <w:trPr>
          <w:cnfStyle w:val="000000100000" w:firstRow="0" w:lastRow="0" w:firstColumn="0" w:lastColumn="0" w:oddVBand="0" w:evenVBand="0" w:oddHBand="1" w:evenHBand="0" w:firstRowFirstColumn="0" w:firstRowLastColumn="0" w:lastRowFirstColumn="0" w:lastRowLastColumn="0"/>
        </w:trPr>
        <w:tc>
          <w:tcPr>
            <w:tcW w:w="0" w:type="auto"/>
          </w:tcPr>
          <w:p w14:paraId="68651A06" w14:textId="77777777" w:rsidR="00FB7F2F" w:rsidRDefault="00433F39" w:rsidP="007745E4">
            <w:pPr>
              <w:pStyle w:val="Compact"/>
              <w:spacing w:line="240" w:lineRule="auto"/>
            </w:pPr>
            <w:r>
              <w:t>Median DF Height (m) + Native Conifer Density</w:t>
            </w:r>
          </w:p>
        </w:tc>
        <w:tc>
          <w:tcPr>
            <w:tcW w:w="0" w:type="auto"/>
          </w:tcPr>
          <w:p w14:paraId="09A455C3" w14:textId="77777777" w:rsidR="00FB7F2F" w:rsidRDefault="00433F39" w:rsidP="007745E4">
            <w:pPr>
              <w:pStyle w:val="Compact"/>
              <w:spacing w:line="240" w:lineRule="auto"/>
              <w:jc w:val="right"/>
            </w:pPr>
            <w:r>
              <w:t>2.39</w:t>
            </w:r>
          </w:p>
        </w:tc>
        <w:tc>
          <w:tcPr>
            <w:tcW w:w="0" w:type="auto"/>
          </w:tcPr>
          <w:p w14:paraId="007ADDCE" w14:textId="77777777" w:rsidR="00FB7F2F" w:rsidRDefault="00433F39" w:rsidP="007745E4">
            <w:pPr>
              <w:pStyle w:val="Compact"/>
              <w:spacing w:line="240" w:lineRule="auto"/>
              <w:jc w:val="right"/>
            </w:pPr>
            <w:r>
              <w:t>0.001</w:t>
            </w:r>
          </w:p>
        </w:tc>
        <w:tc>
          <w:tcPr>
            <w:tcW w:w="0" w:type="auto"/>
          </w:tcPr>
          <w:p w14:paraId="049BD1A6" w14:textId="77777777" w:rsidR="00FB7F2F" w:rsidRDefault="00433F39" w:rsidP="007745E4">
            <w:pPr>
              <w:pStyle w:val="Compact"/>
              <w:spacing w:line="240" w:lineRule="auto"/>
              <w:jc w:val="right"/>
            </w:pPr>
            <w:r>
              <w:t>1.19</w:t>
            </w:r>
          </w:p>
        </w:tc>
      </w:tr>
      <w:tr w:rsidR="00FB7F2F" w14:paraId="3E668DF4" w14:textId="77777777" w:rsidTr="007745E4">
        <w:tc>
          <w:tcPr>
            <w:tcW w:w="0" w:type="auto"/>
          </w:tcPr>
          <w:p w14:paraId="24527E4A" w14:textId="77777777" w:rsidR="00FB7F2F" w:rsidRDefault="00433F39" w:rsidP="007745E4">
            <w:pPr>
              <w:pStyle w:val="Compact"/>
              <w:spacing w:line="240" w:lineRule="auto"/>
            </w:pPr>
            <w:r>
              <w:t>Stands Predate Development</w:t>
            </w:r>
          </w:p>
        </w:tc>
        <w:tc>
          <w:tcPr>
            <w:tcW w:w="0" w:type="auto"/>
          </w:tcPr>
          <w:p w14:paraId="0BC3A830" w14:textId="77777777" w:rsidR="00FB7F2F" w:rsidRDefault="00433F39" w:rsidP="007745E4">
            <w:pPr>
              <w:pStyle w:val="Compact"/>
              <w:spacing w:line="240" w:lineRule="auto"/>
              <w:jc w:val="right"/>
            </w:pPr>
            <w:r>
              <w:t>2.35</w:t>
            </w:r>
          </w:p>
        </w:tc>
        <w:tc>
          <w:tcPr>
            <w:tcW w:w="0" w:type="auto"/>
          </w:tcPr>
          <w:p w14:paraId="6C1801F7" w14:textId="77777777" w:rsidR="00FB7F2F" w:rsidRDefault="00433F39" w:rsidP="007745E4">
            <w:pPr>
              <w:pStyle w:val="Compact"/>
              <w:spacing w:line="240" w:lineRule="auto"/>
              <w:jc w:val="right"/>
            </w:pPr>
            <w:r>
              <w:t>0.015</w:t>
            </w:r>
          </w:p>
        </w:tc>
        <w:tc>
          <w:tcPr>
            <w:tcW w:w="0" w:type="auto"/>
          </w:tcPr>
          <w:p w14:paraId="70105A56" w14:textId="77777777" w:rsidR="00FB7F2F" w:rsidRDefault="00433F39" w:rsidP="007745E4">
            <w:pPr>
              <w:pStyle w:val="Compact"/>
              <w:spacing w:line="240" w:lineRule="auto"/>
              <w:jc w:val="right"/>
            </w:pPr>
            <w:r>
              <w:t>0.90</w:t>
            </w:r>
          </w:p>
        </w:tc>
      </w:tr>
      <w:tr w:rsidR="00FB7F2F" w14:paraId="18CB900D" w14:textId="77777777" w:rsidTr="007745E4">
        <w:trPr>
          <w:cnfStyle w:val="000000100000" w:firstRow="0" w:lastRow="0" w:firstColumn="0" w:lastColumn="0" w:oddVBand="0" w:evenVBand="0" w:oddHBand="1" w:evenHBand="0" w:firstRowFirstColumn="0" w:firstRowLastColumn="0" w:lastRowFirstColumn="0" w:lastRowLastColumn="0"/>
        </w:trPr>
        <w:tc>
          <w:tcPr>
            <w:tcW w:w="0" w:type="auto"/>
          </w:tcPr>
          <w:p w14:paraId="7F609517" w14:textId="77777777" w:rsidR="00FB7F2F" w:rsidRDefault="00433F39" w:rsidP="007745E4">
            <w:pPr>
              <w:pStyle w:val="Compact"/>
              <w:spacing w:line="240" w:lineRule="auto"/>
            </w:pPr>
            <w:r>
              <w:t>Median DF Height (m) + Stands Predate Development</w:t>
            </w:r>
          </w:p>
        </w:tc>
        <w:tc>
          <w:tcPr>
            <w:tcW w:w="0" w:type="auto"/>
          </w:tcPr>
          <w:p w14:paraId="37449030" w14:textId="77777777" w:rsidR="00FB7F2F" w:rsidRDefault="00433F39" w:rsidP="007745E4">
            <w:pPr>
              <w:pStyle w:val="Compact"/>
              <w:spacing w:line="240" w:lineRule="auto"/>
              <w:jc w:val="right"/>
            </w:pPr>
            <w:r>
              <w:t>2.31</w:t>
            </w:r>
          </w:p>
        </w:tc>
        <w:tc>
          <w:tcPr>
            <w:tcW w:w="0" w:type="auto"/>
          </w:tcPr>
          <w:p w14:paraId="5C5C4C97" w14:textId="77777777" w:rsidR="00FB7F2F" w:rsidRDefault="00433F39" w:rsidP="007745E4">
            <w:pPr>
              <w:pStyle w:val="Compact"/>
              <w:spacing w:line="240" w:lineRule="auto"/>
              <w:jc w:val="right"/>
            </w:pPr>
            <w:r>
              <w:t>0.001</w:t>
            </w:r>
          </w:p>
        </w:tc>
        <w:tc>
          <w:tcPr>
            <w:tcW w:w="0" w:type="auto"/>
          </w:tcPr>
          <w:p w14:paraId="5BF31DD0" w14:textId="77777777" w:rsidR="00FB7F2F" w:rsidRDefault="00433F39" w:rsidP="007745E4">
            <w:pPr>
              <w:pStyle w:val="Compact"/>
              <w:spacing w:line="240" w:lineRule="auto"/>
              <w:jc w:val="right"/>
            </w:pPr>
            <w:r>
              <w:t>1.34</w:t>
            </w:r>
          </w:p>
        </w:tc>
      </w:tr>
      <w:tr w:rsidR="00FB7F2F" w14:paraId="782E2E4C" w14:textId="77777777" w:rsidTr="007745E4">
        <w:tc>
          <w:tcPr>
            <w:tcW w:w="0" w:type="auto"/>
          </w:tcPr>
          <w:p w14:paraId="5462143E" w14:textId="77777777" w:rsidR="00FB7F2F" w:rsidRDefault="00433F39" w:rsidP="007745E4">
            <w:pPr>
              <w:pStyle w:val="Compact"/>
              <w:spacing w:line="240" w:lineRule="auto"/>
            </w:pPr>
            <w:r>
              <w:t>Tree Group + Native Conifer Density</w:t>
            </w:r>
          </w:p>
        </w:tc>
        <w:tc>
          <w:tcPr>
            <w:tcW w:w="0" w:type="auto"/>
          </w:tcPr>
          <w:p w14:paraId="51AF8057" w14:textId="77777777" w:rsidR="00FB7F2F" w:rsidRDefault="00433F39" w:rsidP="007745E4">
            <w:pPr>
              <w:pStyle w:val="Compact"/>
              <w:spacing w:line="240" w:lineRule="auto"/>
              <w:jc w:val="right"/>
            </w:pPr>
            <w:r>
              <w:t>1.99</w:t>
            </w:r>
          </w:p>
        </w:tc>
        <w:tc>
          <w:tcPr>
            <w:tcW w:w="0" w:type="auto"/>
          </w:tcPr>
          <w:p w14:paraId="54DB6012" w14:textId="77777777" w:rsidR="00FB7F2F" w:rsidRDefault="00433F39" w:rsidP="007745E4">
            <w:pPr>
              <w:pStyle w:val="Compact"/>
              <w:spacing w:line="240" w:lineRule="auto"/>
              <w:jc w:val="right"/>
            </w:pPr>
            <w:r>
              <w:t>0.006</w:t>
            </w:r>
          </w:p>
        </w:tc>
        <w:tc>
          <w:tcPr>
            <w:tcW w:w="0" w:type="auto"/>
          </w:tcPr>
          <w:p w14:paraId="7F0183E7" w14:textId="77777777" w:rsidR="00FB7F2F" w:rsidRDefault="00433F39" w:rsidP="007745E4">
            <w:pPr>
              <w:pStyle w:val="Compact"/>
              <w:spacing w:line="240" w:lineRule="auto"/>
              <w:jc w:val="right"/>
            </w:pPr>
            <w:r>
              <w:t>1.94</w:t>
            </w:r>
          </w:p>
        </w:tc>
      </w:tr>
      <w:tr w:rsidR="00FB7F2F" w14:paraId="502A6E6B" w14:textId="77777777" w:rsidTr="007745E4">
        <w:trPr>
          <w:cnfStyle w:val="000000100000" w:firstRow="0" w:lastRow="0" w:firstColumn="0" w:lastColumn="0" w:oddVBand="0" w:evenVBand="0" w:oddHBand="1" w:evenHBand="0" w:firstRowFirstColumn="0" w:firstRowLastColumn="0" w:lastRowFirstColumn="0" w:lastRowLastColumn="0"/>
        </w:trPr>
        <w:tc>
          <w:tcPr>
            <w:tcW w:w="0" w:type="auto"/>
          </w:tcPr>
          <w:p w14:paraId="1EB323B4" w14:textId="77777777" w:rsidR="00FB7F2F" w:rsidRDefault="00433F39" w:rsidP="007745E4">
            <w:pPr>
              <w:pStyle w:val="Compact"/>
              <w:spacing w:line="240" w:lineRule="auto"/>
            </w:pPr>
            <w:r>
              <w:t>Tree Group + Stands Predate Development</w:t>
            </w:r>
          </w:p>
        </w:tc>
        <w:tc>
          <w:tcPr>
            <w:tcW w:w="0" w:type="auto"/>
          </w:tcPr>
          <w:p w14:paraId="596D813D" w14:textId="77777777" w:rsidR="00FB7F2F" w:rsidRDefault="00433F39" w:rsidP="007745E4">
            <w:pPr>
              <w:pStyle w:val="Compact"/>
              <w:spacing w:line="240" w:lineRule="auto"/>
              <w:jc w:val="right"/>
            </w:pPr>
            <w:r>
              <w:t>1.94</w:t>
            </w:r>
          </w:p>
        </w:tc>
        <w:tc>
          <w:tcPr>
            <w:tcW w:w="0" w:type="auto"/>
          </w:tcPr>
          <w:p w14:paraId="5903DAA0" w14:textId="77777777" w:rsidR="00FB7F2F" w:rsidRDefault="00433F39" w:rsidP="007745E4">
            <w:pPr>
              <w:pStyle w:val="Compact"/>
              <w:spacing w:line="240" w:lineRule="auto"/>
              <w:jc w:val="right"/>
            </w:pPr>
            <w:r>
              <w:t>0.005</w:t>
            </w:r>
          </w:p>
        </w:tc>
        <w:tc>
          <w:tcPr>
            <w:tcW w:w="0" w:type="auto"/>
          </w:tcPr>
          <w:p w14:paraId="03E70153" w14:textId="77777777" w:rsidR="00FB7F2F" w:rsidRDefault="00433F39" w:rsidP="007745E4">
            <w:pPr>
              <w:pStyle w:val="Compact"/>
              <w:spacing w:line="240" w:lineRule="auto"/>
              <w:jc w:val="right"/>
            </w:pPr>
            <w:r>
              <w:t>2.05</w:t>
            </w:r>
          </w:p>
        </w:tc>
      </w:tr>
      <w:tr w:rsidR="00FB7F2F" w14:paraId="6087C3CA" w14:textId="77777777" w:rsidTr="007745E4">
        <w:tc>
          <w:tcPr>
            <w:tcW w:w="0" w:type="auto"/>
          </w:tcPr>
          <w:p w14:paraId="06DAF197" w14:textId="77777777" w:rsidR="00FB7F2F" w:rsidRDefault="00433F39" w:rsidP="007745E4">
            <w:pPr>
              <w:pStyle w:val="Compact"/>
              <w:spacing w:line="240" w:lineRule="auto"/>
            </w:pPr>
            <w:r>
              <w:t>Stands Predate Development + Native Conifer Density</w:t>
            </w:r>
          </w:p>
        </w:tc>
        <w:tc>
          <w:tcPr>
            <w:tcW w:w="0" w:type="auto"/>
          </w:tcPr>
          <w:p w14:paraId="1872E4DB" w14:textId="77777777" w:rsidR="00FB7F2F" w:rsidRDefault="00433F39" w:rsidP="007745E4">
            <w:pPr>
              <w:pStyle w:val="Compact"/>
              <w:spacing w:line="240" w:lineRule="auto"/>
              <w:jc w:val="right"/>
            </w:pPr>
            <w:r>
              <w:t>1.88</w:t>
            </w:r>
          </w:p>
        </w:tc>
        <w:tc>
          <w:tcPr>
            <w:tcW w:w="0" w:type="auto"/>
          </w:tcPr>
          <w:p w14:paraId="0AC2657A" w14:textId="77777777" w:rsidR="00FB7F2F" w:rsidRDefault="00433F39" w:rsidP="007745E4">
            <w:pPr>
              <w:pStyle w:val="Compact"/>
              <w:spacing w:line="240" w:lineRule="auto"/>
              <w:jc w:val="right"/>
            </w:pPr>
            <w:r>
              <w:t>0.010</w:t>
            </w:r>
          </w:p>
        </w:tc>
        <w:tc>
          <w:tcPr>
            <w:tcW w:w="0" w:type="auto"/>
          </w:tcPr>
          <w:p w14:paraId="5EBBAA79" w14:textId="77777777" w:rsidR="00FB7F2F" w:rsidRDefault="00433F39" w:rsidP="007745E4">
            <w:pPr>
              <w:pStyle w:val="Compact"/>
              <w:spacing w:line="240" w:lineRule="auto"/>
              <w:jc w:val="right"/>
            </w:pPr>
            <w:r>
              <w:t>2.15</w:t>
            </w:r>
          </w:p>
        </w:tc>
      </w:tr>
      <w:tr w:rsidR="00FB7F2F" w14:paraId="57056361" w14:textId="77777777" w:rsidTr="007745E4">
        <w:trPr>
          <w:cnfStyle w:val="000000100000" w:firstRow="0" w:lastRow="0" w:firstColumn="0" w:lastColumn="0" w:oddVBand="0" w:evenVBand="0" w:oddHBand="1" w:evenHBand="0" w:firstRowFirstColumn="0" w:firstRowLastColumn="0" w:lastRowFirstColumn="0" w:lastRowLastColumn="0"/>
        </w:trPr>
        <w:tc>
          <w:tcPr>
            <w:tcW w:w="0" w:type="auto"/>
          </w:tcPr>
          <w:p w14:paraId="536F026F" w14:textId="77777777" w:rsidR="00FB7F2F" w:rsidRDefault="00433F39" w:rsidP="007745E4">
            <w:pPr>
              <w:pStyle w:val="Compact"/>
              <w:spacing w:line="240" w:lineRule="auto"/>
            </w:pPr>
            <w:r>
              <w:t>Median Household Income ($)</w:t>
            </w:r>
          </w:p>
        </w:tc>
        <w:tc>
          <w:tcPr>
            <w:tcW w:w="0" w:type="auto"/>
          </w:tcPr>
          <w:p w14:paraId="64BD454C" w14:textId="77777777" w:rsidR="00FB7F2F" w:rsidRDefault="00433F39" w:rsidP="007745E4">
            <w:pPr>
              <w:pStyle w:val="Compact"/>
              <w:spacing w:line="240" w:lineRule="auto"/>
              <w:jc w:val="right"/>
            </w:pPr>
            <w:r>
              <w:t>1.31</w:t>
            </w:r>
          </w:p>
        </w:tc>
        <w:tc>
          <w:tcPr>
            <w:tcW w:w="0" w:type="auto"/>
          </w:tcPr>
          <w:p w14:paraId="4C1860CE" w14:textId="77777777" w:rsidR="00FB7F2F" w:rsidRDefault="00433F39" w:rsidP="007745E4">
            <w:pPr>
              <w:pStyle w:val="Compact"/>
              <w:spacing w:line="240" w:lineRule="auto"/>
              <w:jc w:val="right"/>
            </w:pPr>
            <w:r>
              <w:t>0.177</w:t>
            </w:r>
          </w:p>
        </w:tc>
        <w:tc>
          <w:tcPr>
            <w:tcW w:w="0" w:type="auto"/>
          </w:tcPr>
          <w:p w14:paraId="5E46A3C3" w14:textId="77777777" w:rsidR="00FB7F2F" w:rsidRDefault="00433F39" w:rsidP="007745E4">
            <w:pPr>
              <w:pStyle w:val="Compact"/>
              <w:spacing w:line="240" w:lineRule="auto"/>
              <w:jc w:val="right"/>
            </w:pPr>
            <w:r>
              <w:t>1.95</w:t>
            </w:r>
          </w:p>
        </w:tc>
      </w:tr>
    </w:tbl>
    <w:p w14:paraId="04C25D87" w14:textId="77777777" w:rsidR="00FB7F2F" w:rsidRDefault="00433F39">
      <w:pPr>
        <w:pStyle w:val="BodyText"/>
      </w:pPr>
      <w:commentRangeStart w:id="175"/>
      <w:commentRangeStart w:id="176"/>
      <w:r>
        <w:t xml:space="preserve">Development and landscaping outcomes are the end point of economic decision making processes poorly studied in urban ecology. </w:t>
      </w:r>
      <w:commentRangeEnd w:id="175"/>
      <w:r w:rsidR="00594D8D">
        <w:rPr>
          <w:rStyle w:val="CommentReference"/>
        </w:rPr>
        <w:commentReference w:id="175"/>
      </w:r>
      <w:commentRangeEnd w:id="176"/>
      <w:r w:rsidR="00D62981">
        <w:rPr>
          <w:rStyle w:val="CommentReference"/>
        </w:rPr>
        <w:commentReference w:id="176"/>
      </w:r>
      <w:r>
        <w:t xml:space="preserve">While the </w:t>
      </w:r>
      <w:proofErr w:type="gramStart"/>
      <w:r>
        <w:t>coarse</w:t>
      </w:r>
      <w:proofErr w:type="gramEnd"/>
      <w:r>
        <w:t xml:space="preserve"> socio-economic variables examined here were not significant, developer and landowner motivations and decisionmaking were not considered explicitly. For example, developers may consider ease of construction based on site conditions, relative cost of different construction approaches, preferences of the landowner and customer specifications, previous company experience or company aesthetic, and development regulations (Conway, 2016; Dorney et al., 1984; which impose costs on developers; Grimes and Mitchell, 2015; Häkkinen and Belloni, 2011; Nappi-Choulet, 2006). These considerations may influence financing available to developers, financial risk, and the appeal of the completed project to potential renters (Laverne et al., 2003). Further, when considering multiple competing options—such as different landscaping choices—developers and landowners may satisfice. That is, they search through alternatives until one meets an acceptability threshold, and that is the option chosen.</w:t>
      </w:r>
    </w:p>
    <w:p w14:paraId="2F8ABCFD" w14:textId="77777777" w:rsidR="00FB7F2F" w:rsidRDefault="00433F39">
      <w:pPr>
        <w:pStyle w:val="Heading2"/>
      </w:pPr>
      <w:bookmarkStart w:id="177" w:name="implications-for-urban-habitat-quality-a"/>
      <w:bookmarkEnd w:id="177"/>
      <w:r>
        <w:t>Implications for urban habitat quality and quantity</w:t>
      </w:r>
    </w:p>
    <w:p w14:paraId="7881118B" w14:textId="77777777" w:rsidR="00FB7F2F" w:rsidRDefault="00433F39">
      <w:pPr>
        <w:pStyle w:val="FirstParagraph"/>
      </w:pPr>
      <w:r>
        <w:t xml:space="preserve">As local biological communities are largely determined by available remnant, spontaneous and planted vegetation, varying stand age and abundance on native conifers mean that office developments provide varying habitat quality and quantity to other organisms (Avolio et al., 2018; Faeth et al., 2011, 2005; McKinney, 2002; Wittig, 2010). For example, native vegetation is more likely to support native insects and native birds than ornamental plantings (Belaire et al., 2014; Burghardt et al., 2009; Chong et al., 2014; Dyson, 2019; Narango et al., 2018; Paker et al., 2014; Pennington and Blair, 2011). One estimate suggests native vegetation volume must be above 70% in order to maintain populations of native </w:t>
      </w:r>
      <w:r>
        <w:lastRenderedPageBreak/>
        <w:t>insectivorous bird species (Narango et al., 2018). Further research should expanding this research to encompass the whole range of urban land use types, as well as investigating the mechanistic links between landscape patterns and processes at both site- and landscape-scales.</w:t>
      </w:r>
    </w:p>
    <w:p w14:paraId="0A8B0752" w14:textId="77777777" w:rsidR="00FB7F2F" w:rsidRDefault="00433F39">
      <w:pPr>
        <w:pStyle w:val="BodyText"/>
      </w:pPr>
      <w:r>
        <w:t xml:space="preserve">The variation in woody vegetation communities on office developments suggests better habitat conservation during and following development is possible. We can point to actions and policies more likely to contribute high quality habitat and benefit other trophic levels, including tree preservation policies, promoting native tree and shrub planting, and removing policy barriers to native vegetation </w:t>
      </w:r>
      <w:r w:rsidRPr="007745E4">
        <w:rPr>
          <w:highlight w:val="yellow"/>
        </w:rPr>
        <w:t>(</w:t>
      </w:r>
      <w:r w:rsidRPr="007745E4">
        <w:rPr>
          <w:b/>
          <w:highlight w:val="yellow"/>
        </w:rPr>
        <w:t>???</w:t>
      </w:r>
      <w:r w:rsidRPr="007745E4">
        <w:rPr>
          <w:highlight w:val="yellow"/>
        </w:rPr>
        <w:t>;</w:t>
      </w:r>
      <w:r>
        <w:t xml:space="preserve"> Dyson, 2019).</w:t>
      </w:r>
    </w:p>
    <w:p w14:paraId="12A49827" w14:textId="77777777" w:rsidR="00FB7F2F" w:rsidRDefault="00433F39">
      <w:pPr>
        <w:pStyle w:val="BodyText"/>
      </w:pPr>
      <w:commentRangeStart w:id="178"/>
      <w:r>
        <w:t xml:space="preserve">However, the motivations driving exemplary adoption of these actions are currently opaque. Anecdotes shared during fieldwork suggest owner-occupied office space, cost, and personal values and connections to nature may be important factors in determining development and landscaping actions, </w:t>
      </w:r>
      <w:commentRangeEnd w:id="178"/>
      <w:r w:rsidR="00594D8D">
        <w:rPr>
          <w:rStyle w:val="CommentReference"/>
        </w:rPr>
        <w:commentReference w:id="178"/>
      </w:r>
      <w:r>
        <w:t xml:space="preserve">as with homeowners </w:t>
      </w:r>
      <w:r w:rsidRPr="007745E4">
        <w:rPr>
          <w:highlight w:val="yellow"/>
        </w:rPr>
        <w:t>(</w:t>
      </w:r>
      <w:r w:rsidRPr="007745E4">
        <w:rPr>
          <w:b/>
          <w:highlight w:val="yellow"/>
        </w:rPr>
        <w:t>???</w:t>
      </w:r>
      <w:r w:rsidRPr="007745E4">
        <w:rPr>
          <w:highlight w:val="yellow"/>
        </w:rPr>
        <w:t xml:space="preserve">; </w:t>
      </w:r>
      <w:commentRangeStart w:id="179"/>
      <w:r w:rsidRPr="007745E4">
        <w:rPr>
          <w:highlight w:val="yellow"/>
        </w:rPr>
        <w:t>beumer2018</w:t>
      </w:r>
      <w:commentRangeEnd w:id="179"/>
      <w:r w:rsidR="007745E4">
        <w:rPr>
          <w:rStyle w:val="CommentReference"/>
        </w:rPr>
        <w:commentReference w:id="179"/>
      </w:r>
      <w:r>
        <w:t>; Helfand et al., 2006; Kendal et al., 2012; Kiesling and Manning, 2010; Nassauer, 1993; Peterson et al., 2012). Further research should attempt to better understand developer and landowner decisionmaking in order to improve quality and quantity on commercial property (Uren et al., 2015). These include interviews to better understand tree preservation and planting motivations (Conway, 2016; Häkkinen and Belloni, 2011); aesthetic preference studies as on residential developments (Harris et al., 2012; Larson et al., 2009); tracing decision making pathways based on previous land use (Yang et al., 2017); and expanding on this research to better capture various maintenance regimes.</w:t>
      </w:r>
    </w:p>
    <w:p w14:paraId="4F6DCEF5" w14:textId="77777777" w:rsidR="00FB7F2F" w:rsidRDefault="00433F39">
      <w:pPr>
        <w:pStyle w:val="Heading1"/>
      </w:pPr>
      <w:bookmarkStart w:id="180" w:name="conclusion"/>
      <w:bookmarkEnd w:id="180"/>
      <w:r>
        <w:t>Conclusion</w:t>
      </w:r>
    </w:p>
    <w:p w14:paraId="42A96F16" w14:textId="77777777" w:rsidR="00FB7F2F" w:rsidRDefault="00433F39">
      <w:pPr>
        <w:pStyle w:val="FirstParagraph"/>
      </w:pPr>
      <w:r>
        <w:t>I found that developments in Bellevue and Redmond, Washington, are heterogenous with distinct Native and Ornamental Tree and Shrub vegetation communities. My research provides a counterpoint to residential land use studies that found neighborhood socio-economic conditions important in determining vegetation communties. This research also provides evidence that different development and landscaping choices meaningfully influence urban vegetation and result in this divergent community composition across office developments. Future research needs to examine motivations behind these choices in order to improve the quality and quantity of habitat available in urban ecosystems.</w:t>
      </w:r>
    </w:p>
    <w:p w14:paraId="79176FE9" w14:textId="77777777" w:rsidR="00FB7F2F" w:rsidRDefault="00433F39">
      <w:pPr>
        <w:pStyle w:val="Heading1"/>
      </w:pPr>
      <w:bookmarkStart w:id="181" w:name="supplemental-table"/>
      <w:bookmarkEnd w:id="181"/>
      <w:commentRangeStart w:id="182"/>
      <w:r>
        <w:lastRenderedPageBreak/>
        <w:t xml:space="preserve">Supplemental </w:t>
      </w:r>
      <w:commentRangeEnd w:id="182"/>
      <w:r w:rsidR="006F32B5">
        <w:rPr>
          <w:rStyle w:val="CommentReference"/>
          <w:rFonts w:asciiTheme="minorHAnsi" w:eastAsiaTheme="minorEastAsia" w:hAnsiTheme="minorHAnsi" w:cstheme="minorBidi"/>
          <w:caps w:val="0"/>
        </w:rPr>
        <w:commentReference w:id="182"/>
      </w:r>
      <w:r>
        <w:t>Table</w:t>
      </w:r>
      <w:r w:rsidR="007745E4">
        <w:t>s</w:t>
      </w:r>
    </w:p>
    <w:p w14:paraId="132D4472" w14:textId="77777777" w:rsidR="00FB7F2F" w:rsidRDefault="00433F39">
      <w:pPr>
        <w:pStyle w:val="TableCaption"/>
      </w:pPr>
      <w:r>
        <w:t xml:space="preserve">Table 7 All tree species </w:t>
      </w:r>
      <w:commentRangeStart w:id="183"/>
      <w:r>
        <w:t>observed</w:t>
      </w:r>
      <w:commentRangeEnd w:id="183"/>
      <w:r w:rsidR="00B30B20">
        <w:rPr>
          <w:rStyle w:val="CommentReference"/>
          <w:b w:val="0"/>
          <w:bCs w:val="0"/>
          <w:smallCaps w:val="0"/>
          <w:color w:val="auto"/>
        </w:rPr>
        <w:commentReference w:id="183"/>
      </w:r>
      <w:r>
        <w:t>.</w:t>
      </w:r>
    </w:p>
    <w:tbl>
      <w:tblPr>
        <w:tblStyle w:val="PlainTable51"/>
        <w:tblW w:w="0" w:type="pct"/>
        <w:tblLook w:val="0420" w:firstRow="1" w:lastRow="0" w:firstColumn="0" w:lastColumn="0" w:noHBand="0" w:noVBand="1"/>
        <w:tblCaption w:val="Table 7 All tree species observed."/>
      </w:tblPr>
      <w:tblGrid>
        <w:gridCol w:w="2542"/>
        <w:gridCol w:w="821"/>
        <w:gridCol w:w="1705"/>
        <w:gridCol w:w="1767"/>
        <w:gridCol w:w="1486"/>
      </w:tblGrid>
      <w:tr w:rsidR="00FB7F2F" w14:paraId="72C3B2EF" w14:textId="77777777" w:rsidTr="007745E4">
        <w:trPr>
          <w:cnfStyle w:val="100000000000" w:firstRow="1" w:lastRow="0" w:firstColumn="0" w:lastColumn="0" w:oddVBand="0" w:evenVBand="0" w:oddHBand="0" w:evenHBand="0" w:firstRowFirstColumn="0" w:firstRowLastColumn="0" w:lastRowFirstColumn="0" w:lastRowLastColumn="0"/>
        </w:trPr>
        <w:tc>
          <w:tcPr>
            <w:tcW w:w="0" w:type="auto"/>
          </w:tcPr>
          <w:p w14:paraId="4AA77433" w14:textId="77777777" w:rsidR="00FB7F2F" w:rsidRPr="007745E4" w:rsidRDefault="00433F39" w:rsidP="007745E4">
            <w:pPr>
              <w:pStyle w:val="Compact"/>
              <w:spacing w:line="240" w:lineRule="auto"/>
              <w:rPr>
                <w:sz w:val="22"/>
              </w:rPr>
            </w:pPr>
            <w:r w:rsidRPr="007745E4">
              <w:rPr>
                <w:sz w:val="22"/>
              </w:rPr>
              <w:t>Taxa</w:t>
            </w:r>
          </w:p>
        </w:tc>
        <w:tc>
          <w:tcPr>
            <w:tcW w:w="0" w:type="auto"/>
          </w:tcPr>
          <w:p w14:paraId="77EF60FE" w14:textId="5B7CC039" w:rsidR="00B30B20" w:rsidRDefault="00B30B20" w:rsidP="007745E4">
            <w:pPr>
              <w:pStyle w:val="Compact"/>
              <w:spacing w:line="240" w:lineRule="auto"/>
              <w:rPr>
                <w:ins w:id="184" w:author="Tracy Fuentes" w:date="2019-03-26T12:01:00Z"/>
                <w:sz w:val="22"/>
              </w:rPr>
            </w:pPr>
            <w:ins w:id="185" w:author="Tracy Fuentes" w:date="2019-03-26T12:01:00Z">
              <w:r>
                <w:rPr>
                  <w:sz w:val="22"/>
                </w:rPr>
                <w:t>#/Site</w:t>
              </w:r>
            </w:ins>
          </w:p>
          <w:p w14:paraId="15219781" w14:textId="2B321611" w:rsidR="00FB7F2F" w:rsidRPr="007745E4" w:rsidRDefault="00B30B20" w:rsidP="007745E4">
            <w:pPr>
              <w:pStyle w:val="Compact"/>
              <w:spacing w:line="240" w:lineRule="auto"/>
              <w:rPr>
                <w:sz w:val="22"/>
              </w:rPr>
            </w:pPr>
            <w:ins w:id="186" w:author="Tracy Fuentes" w:date="2019-03-26T12:01:00Z">
              <w:r w:rsidRPr="007745E4">
                <w:rPr>
                  <w:sz w:val="22"/>
                </w:rPr>
                <w:t xml:space="preserve"> </w:t>
              </w:r>
            </w:ins>
            <w:r w:rsidR="00433F39" w:rsidRPr="007745E4">
              <w:rPr>
                <w:sz w:val="22"/>
              </w:rPr>
              <w:t>Ra</w:t>
            </w:r>
            <w:ins w:id="187" w:author="Tracy Fuentes" w:date="2019-03-26T12:01:00Z">
              <w:r>
                <w:rPr>
                  <w:sz w:val="22"/>
                </w:rPr>
                <w:t>n</w:t>
              </w:r>
            </w:ins>
            <w:r w:rsidR="00433F39" w:rsidRPr="007745E4">
              <w:rPr>
                <w:sz w:val="22"/>
              </w:rPr>
              <w:t>ge</w:t>
            </w:r>
          </w:p>
        </w:tc>
        <w:tc>
          <w:tcPr>
            <w:tcW w:w="0" w:type="auto"/>
          </w:tcPr>
          <w:p w14:paraId="44BDF493" w14:textId="77777777" w:rsidR="00FB7F2F" w:rsidRPr="007745E4" w:rsidRDefault="00433F39" w:rsidP="007745E4">
            <w:pPr>
              <w:pStyle w:val="Compact"/>
              <w:spacing w:line="240" w:lineRule="auto"/>
              <w:jc w:val="right"/>
              <w:rPr>
                <w:sz w:val="22"/>
              </w:rPr>
            </w:pPr>
            <w:r w:rsidRPr="007745E4">
              <w:rPr>
                <w:sz w:val="22"/>
              </w:rPr>
              <w:t>Total Abundance</w:t>
            </w:r>
          </w:p>
        </w:tc>
        <w:tc>
          <w:tcPr>
            <w:tcW w:w="0" w:type="auto"/>
          </w:tcPr>
          <w:p w14:paraId="465C7488" w14:textId="77777777" w:rsidR="00FB7F2F" w:rsidRPr="007745E4" w:rsidRDefault="00433F39" w:rsidP="007745E4">
            <w:pPr>
              <w:pStyle w:val="Compact"/>
              <w:spacing w:line="240" w:lineRule="auto"/>
              <w:jc w:val="right"/>
              <w:rPr>
                <w:sz w:val="22"/>
              </w:rPr>
            </w:pPr>
            <w:r w:rsidRPr="007745E4">
              <w:rPr>
                <w:sz w:val="22"/>
              </w:rPr>
              <w:t>Mean Abundance</w:t>
            </w:r>
          </w:p>
        </w:tc>
        <w:tc>
          <w:tcPr>
            <w:tcW w:w="0" w:type="auto"/>
          </w:tcPr>
          <w:p w14:paraId="63EF6A08" w14:textId="77777777" w:rsidR="00FB7F2F" w:rsidRPr="007745E4" w:rsidRDefault="00433F39" w:rsidP="007745E4">
            <w:pPr>
              <w:pStyle w:val="Compact"/>
              <w:spacing w:line="240" w:lineRule="auto"/>
              <w:jc w:val="right"/>
              <w:rPr>
                <w:sz w:val="22"/>
              </w:rPr>
            </w:pPr>
            <w:r w:rsidRPr="007745E4">
              <w:rPr>
                <w:sz w:val="22"/>
              </w:rPr>
              <w:t>Abundance SD</w:t>
            </w:r>
          </w:p>
        </w:tc>
      </w:tr>
      <w:tr w:rsidR="00FB7F2F" w14:paraId="60E98ADE" w14:textId="77777777" w:rsidTr="007745E4">
        <w:trPr>
          <w:cnfStyle w:val="000000100000" w:firstRow="0" w:lastRow="0" w:firstColumn="0" w:lastColumn="0" w:oddVBand="0" w:evenVBand="0" w:oddHBand="1" w:evenHBand="0" w:firstRowFirstColumn="0" w:firstRowLastColumn="0" w:lastRowFirstColumn="0" w:lastRowLastColumn="0"/>
        </w:trPr>
        <w:tc>
          <w:tcPr>
            <w:tcW w:w="0" w:type="auto"/>
          </w:tcPr>
          <w:p w14:paraId="58B46898" w14:textId="3568DC3F" w:rsidR="00FB7F2F" w:rsidRDefault="00433F39" w:rsidP="007745E4">
            <w:pPr>
              <w:pStyle w:val="Compact"/>
              <w:spacing w:line="240" w:lineRule="auto"/>
            </w:pPr>
            <w:r>
              <w:t>Acer ginnala</w:t>
            </w:r>
          </w:p>
        </w:tc>
        <w:tc>
          <w:tcPr>
            <w:tcW w:w="0" w:type="auto"/>
          </w:tcPr>
          <w:p w14:paraId="1C1D6D1B" w14:textId="77777777" w:rsidR="00FB7F2F" w:rsidRDefault="00433F39" w:rsidP="007745E4">
            <w:pPr>
              <w:pStyle w:val="Compact"/>
              <w:spacing w:line="240" w:lineRule="auto"/>
            </w:pPr>
            <w:r>
              <w:t>0–2</w:t>
            </w:r>
          </w:p>
        </w:tc>
        <w:tc>
          <w:tcPr>
            <w:tcW w:w="0" w:type="auto"/>
          </w:tcPr>
          <w:p w14:paraId="2FEF6F24" w14:textId="77777777" w:rsidR="00FB7F2F" w:rsidRDefault="00433F39" w:rsidP="007745E4">
            <w:pPr>
              <w:pStyle w:val="Compact"/>
              <w:spacing w:line="240" w:lineRule="auto"/>
              <w:jc w:val="right"/>
            </w:pPr>
            <w:r>
              <w:t>2</w:t>
            </w:r>
          </w:p>
        </w:tc>
        <w:tc>
          <w:tcPr>
            <w:tcW w:w="0" w:type="auto"/>
          </w:tcPr>
          <w:p w14:paraId="0F8772C0" w14:textId="77777777" w:rsidR="00FB7F2F" w:rsidRDefault="00433F39" w:rsidP="007745E4">
            <w:pPr>
              <w:pStyle w:val="Compact"/>
              <w:spacing w:line="240" w:lineRule="auto"/>
              <w:jc w:val="right"/>
            </w:pPr>
            <w:r>
              <w:t>0.10</w:t>
            </w:r>
          </w:p>
        </w:tc>
        <w:tc>
          <w:tcPr>
            <w:tcW w:w="0" w:type="auto"/>
          </w:tcPr>
          <w:p w14:paraId="5A49EBD7" w14:textId="77777777" w:rsidR="00FB7F2F" w:rsidRDefault="00433F39" w:rsidP="007745E4">
            <w:pPr>
              <w:pStyle w:val="Compact"/>
              <w:spacing w:line="240" w:lineRule="auto"/>
              <w:jc w:val="right"/>
            </w:pPr>
            <w:r>
              <w:t>0.447</w:t>
            </w:r>
          </w:p>
        </w:tc>
      </w:tr>
      <w:tr w:rsidR="00FB7F2F" w14:paraId="317B7544" w14:textId="77777777" w:rsidTr="007745E4">
        <w:tc>
          <w:tcPr>
            <w:tcW w:w="0" w:type="auto"/>
          </w:tcPr>
          <w:p w14:paraId="7A8158D6" w14:textId="77777777" w:rsidR="00FB7F2F" w:rsidRDefault="00433F39" w:rsidP="007745E4">
            <w:pPr>
              <w:pStyle w:val="Compact"/>
              <w:spacing w:line="240" w:lineRule="auto"/>
            </w:pPr>
            <w:r>
              <w:t>Acer macrophyllum</w:t>
            </w:r>
          </w:p>
        </w:tc>
        <w:tc>
          <w:tcPr>
            <w:tcW w:w="0" w:type="auto"/>
          </w:tcPr>
          <w:p w14:paraId="4F3A030D" w14:textId="77777777" w:rsidR="00FB7F2F" w:rsidRDefault="00433F39" w:rsidP="007745E4">
            <w:pPr>
              <w:pStyle w:val="Compact"/>
              <w:spacing w:line="240" w:lineRule="auto"/>
            </w:pPr>
            <w:r>
              <w:t>0–47</w:t>
            </w:r>
          </w:p>
        </w:tc>
        <w:tc>
          <w:tcPr>
            <w:tcW w:w="0" w:type="auto"/>
          </w:tcPr>
          <w:p w14:paraId="7F93E68E" w14:textId="77777777" w:rsidR="00FB7F2F" w:rsidRDefault="00433F39" w:rsidP="007745E4">
            <w:pPr>
              <w:pStyle w:val="Compact"/>
              <w:spacing w:line="240" w:lineRule="auto"/>
              <w:jc w:val="right"/>
            </w:pPr>
            <w:r>
              <w:t>218</w:t>
            </w:r>
          </w:p>
        </w:tc>
        <w:tc>
          <w:tcPr>
            <w:tcW w:w="0" w:type="auto"/>
          </w:tcPr>
          <w:p w14:paraId="6800D7CF" w14:textId="77777777" w:rsidR="00FB7F2F" w:rsidRDefault="00433F39" w:rsidP="007745E4">
            <w:pPr>
              <w:pStyle w:val="Compact"/>
              <w:spacing w:line="240" w:lineRule="auto"/>
              <w:jc w:val="right"/>
            </w:pPr>
            <w:r>
              <w:t>10.90</w:t>
            </w:r>
          </w:p>
        </w:tc>
        <w:tc>
          <w:tcPr>
            <w:tcW w:w="0" w:type="auto"/>
          </w:tcPr>
          <w:p w14:paraId="036414B7" w14:textId="77777777" w:rsidR="00FB7F2F" w:rsidRDefault="00433F39" w:rsidP="007745E4">
            <w:pPr>
              <w:pStyle w:val="Compact"/>
              <w:spacing w:line="240" w:lineRule="auto"/>
              <w:jc w:val="right"/>
            </w:pPr>
            <w:r>
              <w:t>17.146</w:t>
            </w:r>
          </w:p>
        </w:tc>
      </w:tr>
      <w:tr w:rsidR="00FB7F2F" w14:paraId="7C193ED9" w14:textId="77777777" w:rsidTr="007745E4">
        <w:trPr>
          <w:cnfStyle w:val="000000100000" w:firstRow="0" w:lastRow="0" w:firstColumn="0" w:lastColumn="0" w:oddVBand="0" w:evenVBand="0" w:oddHBand="1" w:evenHBand="0" w:firstRowFirstColumn="0" w:firstRowLastColumn="0" w:lastRowFirstColumn="0" w:lastRowLastColumn="0"/>
        </w:trPr>
        <w:tc>
          <w:tcPr>
            <w:tcW w:w="0" w:type="auto"/>
          </w:tcPr>
          <w:p w14:paraId="684E81CD" w14:textId="77777777" w:rsidR="00FB7F2F" w:rsidRDefault="00433F39" w:rsidP="007745E4">
            <w:pPr>
              <w:pStyle w:val="Compact"/>
              <w:spacing w:line="240" w:lineRule="auto"/>
            </w:pPr>
            <w:r>
              <w:t>Acer platanoides</w:t>
            </w:r>
          </w:p>
        </w:tc>
        <w:tc>
          <w:tcPr>
            <w:tcW w:w="0" w:type="auto"/>
          </w:tcPr>
          <w:p w14:paraId="26D675FB" w14:textId="77777777" w:rsidR="00FB7F2F" w:rsidRDefault="00433F39" w:rsidP="007745E4">
            <w:pPr>
              <w:pStyle w:val="Compact"/>
              <w:spacing w:line="240" w:lineRule="auto"/>
            </w:pPr>
            <w:r>
              <w:t>0–50</w:t>
            </w:r>
          </w:p>
        </w:tc>
        <w:tc>
          <w:tcPr>
            <w:tcW w:w="0" w:type="auto"/>
          </w:tcPr>
          <w:p w14:paraId="0C78F63A" w14:textId="77777777" w:rsidR="00FB7F2F" w:rsidRDefault="00433F39" w:rsidP="007745E4">
            <w:pPr>
              <w:pStyle w:val="Compact"/>
              <w:spacing w:line="240" w:lineRule="auto"/>
              <w:jc w:val="right"/>
            </w:pPr>
            <w:r>
              <w:t>100</w:t>
            </w:r>
          </w:p>
        </w:tc>
        <w:tc>
          <w:tcPr>
            <w:tcW w:w="0" w:type="auto"/>
          </w:tcPr>
          <w:p w14:paraId="178AD2F5" w14:textId="77777777" w:rsidR="00FB7F2F" w:rsidRDefault="00433F39" w:rsidP="007745E4">
            <w:pPr>
              <w:pStyle w:val="Compact"/>
              <w:spacing w:line="240" w:lineRule="auto"/>
              <w:jc w:val="right"/>
            </w:pPr>
            <w:r>
              <w:t>5.00</w:t>
            </w:r>
          </w:p>
        </w:tc>
        <w:tc>
          <w:tcPr>
            <w:tcW w:w="0" w:type="auto"/>
          </w:tcPr>
          <w:p w14:paraId="43CBCA35" w14:textId="77777777" w:rsidR="00FB7F2F" w:rsidRDefault="00433F39" w:rsidP="007745E4">
            <w:pPr>
              <w:pStyle w:val="Compact"/>
              <w:spacing w:line="240" w:lineRule="auto"/>
              <w:jc w:val="right"/>
            </w:pPr>
            <w:r>
              <w:t>12.074</w:t>
            </w:r>
          </w:p>
        </w:tc>
      </w:tr>
      <w:tr w:rsidR="00FB7F2F" w14:paraId="4886FBC4" w14:textId="77777777" w:rsidTr="007745E4">
        <w:tc>
          <w:tcPr>
            <w:tcW w:w="0" w:type="auto"/>
          </w:tcPr>
          <w:p w14:paraId="6F8D04BD" w14:textId="77777777" w:rsidR="00FB7F2F" w:rsidRDefault="00433F39" w:rsidP="007745E4">
            <w:pPr>
              <w:pStyle w:val="Compact"/>
              <w:spacing w:line="240" w:lineRule="auto"/>
            </w:pPr>
            <w:r>
              <w:t>Acer rubrum</w:t>
            </w:r>
          </w:p>
        </w:tc>
        <w:tc>
          <w:tcPr>
            <w:tcW w:w="0" w:type="auto"/>
          </w:tcPr>
          <w:p w14:paraId="0FFBB4E2" w14:textId="77777777" w:rsidR="00FB7F2F" w:rsidRDefault="00433F39" w:rsidP="007745E4">
            <w:pPr>
              <w:pStyle w:val="Compact"/>
              <w:spacing w:line="240" w:lineRule="auto"/>
            </w:pPr>
            <w:r>
              <w:t>0–33</w:t>
            </w:r>
          </w:p>
        </w:tc>
        <w:tc>
          <w:tcPr>
            <w:tcW w:w="0" w:type="auto"/>
          </w:tcPr>
          <w:p w14:paraId="4656FD12" w14:textId="77777777" w:rsidR="00FB7F2F" w:rsidRDefault="00433F39" w:rsidP="007745E4">
            <w:pPr>
              <w:pStyle w:val="Compact"/>
              <w:spacing w:line="240" w:lineRule="auto"/>
              <w:jc w:val="right"/>
            </w:pPr>
            <w:r>
              <w:t>132</w:t>
            </w:r>
          </w:p>
        </w:tc>
        <w:tc>
          <w:tcPr>
            <w:tcW w:w="0" w:type="auto"/>
          </w:tcPr>
          <w:p w14:paraId="12377382" w14:textId="77777777" w:rsidR="00FB7F2F" w:rsidRDefault="00433F39" w:rsidP="007745E4">
            <w:pPr>
              <w:pStyle w:val="Compact"/>
              <w:spacing w:line="240" w:lineRule="auto"/>
              <w:jc w:val="right"/>
            </w:pPr>
            <w:r>
              <w:t>6.60</w:t>
            </w:r>
          </w:p>
        </w:tc>
        <w:tc>
          <w:tcPr>
            <w:tcW w:w="0" w:type="auto"/>
          </w:tcPr>
          <w:p w14:paraId="7456FF24" w14:textId="77777777" w:rsidR="00FB7F2F" w:rsidRDefault="00433F39" w:rsidP="007745E4">
            <w:pPr>
              <w:pStyle w:val="Compact"/>
              <w:spacing w:line="240" w:lineRule="auto"/>
              <w:jc w:val="right"/>
            </w:pPr>
            <w:r>
              <w:t>9.725</w:t>
            </w:r>
          </w:p>
        </w:tc>
      </w:tr>
      <w:tr w:rsidR="00FB7F2F" w14:paraId="61349DE3" w14:textId="77777777" w:rsidTr="007745E4">
        <w:trPr>
          <w:cnfStyle w:val="000000100000" w:firstRow="0" w:lastRow="0" w:firstColumn="0" w:lastColumn="0" w:oddVBand="0" w:evenVBand="0" w:oddHBand="1" w:evenHBand="0" w:firstRowFirstColumn="0" w:firstRowLastColumn="0" w:lastRowFirstColumn="0" w:lastRowLastColumn="0"/>
        </w:trPr>
        <w:tc>
          <w:tcPr>
            <w:tcW w:w="0" w:type="auto"/>
          </w:tcPr>
          <w:p w14:paraId="7D75796C" w14:textId="77777777" w:rsidR="00FB7F2F" w:rsidRDefault="00433F39" w:rsidP="007745E4">
            <w:pPr>
              <w:pStyle w:val="Compact"/>
              <w:spacing w:line="240" w:lineRule="auto"/>
            </w:pPr>
            <w:r>
              <w:t>Acer saccharum</w:t>
            </w:r>
          </w:p>
        </w:tc>
        <w:tc>
          <w:tcPr>
            <w:tcW w:w="0" w:type="auto"/>
          </w:tcPr>
          <w:p w14:paraId="1EC021AB" w14:textId="77777777" w:rsidR="00FB7F2F" w:rsidRDefault="00433F39" w:rsidP="007745E4">
            <w:pPr>
              <w:pStyle w:val="Compact"/>
              <w:spacing w:line="240" w:lineRule="auto"/>
            </w:pPr>
            <w:r>
              <w:t>0–24</w:t>
            </w:r>
          </w:p>
        </w:tc>
        <w:tc>
          <w:tcPr>
            <w:tcW w:w="0" w:type="auto"/>
          </w:tcPr>
          <w:p w14:paraId="4BD8534B" w14:textId="77777777" w:rsidR="00FB7F2F" w:rsidRDefault="00433F39" w:rsidP="007745E4">
            <w:pPr>
              <w:pStyle w:val="Compact"/>
              <w:spacing w:line="240" w:lineRule="auto"/>
              <w:jc w:val="right"/>
            </w:pPr>
            <w:r>
              <w:t>43</w:t>
            </w:r>
          </w:p>
        </w:tc>
        <w:tc>
          <w:tcPr>
            <w:tcW w:w="0" w:type="auto"/>
          </w:tcPr>
          <w:p w14:paraId="45004A99" w14:textId="77777777" w:rsidR="00FB7F2F" w:rsidRDefault="00433F39" w:rsidP="007745E4">
            <w:pPr>
              <w:pStyle w:val="Compact"/>
              <w:spacing w:line="240" w:lineRule="auto"/>
              <w:jc w:val="right"/>
            </w:pPr>
            <w:r>
              <w:t>2.15</w:t>
            </w:r>
          </w:p>
        </w:tc>
        <w:tc>
          <w:tcPr>
            <w:tcW w:w="0" w:type="auto"/>
          </w:tcPr>
          <w:p w14:paraId="373AAE11" w14:textId="77777777" w:rsidR="00FB7F2F" w:rsidRDefault="00433F39" w:rsidP="007745E4">
            <w:pPr>
              <w:pStyle w:val="Compact"/>
              <w:spacing w:line="240" w:lineRule="auto"/>
              <w:jc w:val="right"/>
            </w:pPr>
            <w:r>
              <w:t>6.523</w:t>
            </w:r>
          </w:p>
        </w:tc>
      </w:tr>
      <w:tr w:rsidR="00FB7F2F" w14:paraId="2BD44880" w14:textId="77777777" w:rsidTr="007745E4">
        <w:tc>
          <w:tcPr>
            <w:tcW w:w="0" w:type="auto"/>
          </w:tcPr>
          <w:p w14:paraId="3A99F3E4" w14:textId="77777777" w:rsidR="00FB7F2F" w:rsidRDefault="00433F39" w:rsidP="007745E4">
            <w:pPr>
              <w:pStyle w:val="Compact"/>
              <w:spacing w:line="240" w:lineRule="auto"/>
            </w:pPr>
            <w:r>
              <w:t>Alnus rubra</w:t>
            </w:r>
          </w:p>
        </w:tc>
        <w:tc>
          <w:tcPr>
            <w:tcW w:w="0" w:type="auto"/>
          </w:tcPr>
          <w:p w14:paraId="3F2E5748" w14:textId="77777777" w:rsidR="00FB7F2F" w:rsidRDefault="00433F39" w:rsidP="007745E4">
            <w:pPr>
              <w:pStyle w:val="Compact"/>
              <w:spacing w:line="240" w:lineRule="auto"/>
            </w:pPr>
            <w:r>
              <w:t>0–7</w:t>
            </w:r>
          </w:p>
        </w:tc>
        <w:tc>
          <w:tcPr>
            <w:tcW w:w="0" w:type="auto"/>
          </w:tcPr>
          <w:p w14:paraId="6FD73CBF" w14:textId="77777777" w:rsidR="00FB7F2F" w:rsidRDefault="00433F39" w:rsidP="007745E4">
            <w:pPr>
              <w:pStyle w:val="Compact"/>
              <w:spacing w:line="240" w:lineRule="auto"/>
              <w:jc w:val="right"/>
            </w:pPr>
            <w:r>
              <w:t>29</w:t>
            </w:r>
          </w:p>
        </w:tc>
        <w:tc>
          <w:tcPr>
            <w:tcW w:w="0" w:type="auto"/>
          </w:tcPr>
          <w:p w14:paraId="2F425231" w14:textId="77777777" w:rsidR="00FB7F2F" w:rsidRDefault="00433F39" w:rsidP="007745E4">
            <w:pPr>
              <w:pStyle w:val="Compact"/>
              <w:spacing w:line="240" w:lineRule="auto"/>
              <w:jc w:val="right"/>
            </w:pPr>
            <w:r>
              <w:t>1.45</w:t>
            </w:r>
          </w:p>
        </w:tc>
        <w:tc>
          <w:tcPr>
            <w:tcW w:w="0" w:type="auto"/>
          </w:tcPr>
          <w:p w14:paraId="1E57DD5F" w14:textId="77777777" w:rsidR="00FB7F2F" w:rsidRDefault="00433F39" w:rsidP="007745E4">
            <w:pPr>
              <w:pStyle w:val="Compact"/>
              <w:spacing w:line="240" w:lineRule="auto"/>
              <w:jc w:val="right"/>
            </w:pPr>
            <w:r>
              <w:t>2.305</w:t>
            </w:r>
          </w:p>
        </w:tc>
      </w:tr>
      <w:tr w:rsidR="00FB7F2F" w14:paraId="1F1848BE" w14:textId="77777777" w:rsidTr="007745E4">
        <w:trPr>
          <w:cnfStyle w:val="000000100000" w:firstRow="0" w:lastRow="0" w:firstColumn="0" w:lastColumn="0" w:oddVBand="0" w:evenVBand="0" w:oddHBand="1" w:evenHBand="0" w:firstRowFirstColumn="0" w:firstRowLastColumn="0" w:lastRowFirstColumn="0" w:lastRowLastColumn="0"/>
        </w:trPr>
        <w:tc>
          <w:tcPr>
            <w:tcW w:w="0" w:type="auto"/>
          </w:tcPr>
          <w:p w14:paraId="09EE18D1" w14:textId="77777777" w:rsidR="00FB7F2F" w:rsidRDefault="00433F39" w:rsidP="007745E4">
            <w:pPr>
              <w:pStyle w:val="Compact"/>
              <w:spacing w:line="240" w:lineRule="auto"/>
            </w:pPr>
            <w:r>
              <w:t>Arbutus menziesii</w:t>
            </w:r>
          </w:p>
        </w:tc>
        <w:tc>
          <w:tcPr>
            <w:tcW w:w="0" w:type="auto"/>
          </w:tcPr>
          <w:p w14:paraId="0E3AB3E4" w14:textId="77777777" w:rsidR="00FB7F2F" w:rsidRDefault="00433F39" w:rsidP="007745E4">
            <w:pPr>
              <w:pStyle w:val="Compact"/>
              <w:spacing w:line="240" w:lineRule="auto"/>
            </w:pPr>
            <w:r>
              <w:t>0–12</w:t>
            </w:r>
          </w:p>
        </w:tc>
        <w:tc>
          <w:tcPr>
            <w:tcW w:w="0" w:type="auto"/>
          </w:tcPr>
          <w:p w14:paraId="7D13DA83" w14:textId="77777777" w:rsidR="00FB7F2F" w:rsidRDefault="00433F39" w:rsidP="007745E4">
            <w:pPr>
              <w:pStyle w:val="Compact"/>
              <w:spacing w:line="240" w:lineRule="auto"/>
              <w:jc w:val="right"/>
            </w:pPr>
            <w:r>
              <w:t>19</w:t>
            </w:r>
          </w:p>
        </w:tc>
        <w:tc>
          <w:tcPr>
            <w:tcW w:w="0" w:type="auto"/>
          </w:tcPr>
          <w:p w14:paraId="7DB2C5A1" w14:textId="77777777" w:rsidR="00FB7F2F" w:rsidRDefault="00433F39" w:rsidP="007745E4">
            <w:pPr>
              <w:pStyle w:val="Compact"/>
              <w:spacing w:line="240" w:lineRule="auto"/>
              <w:jc w:val="right"/>
            </w:pPr>
            <w:r>
              <w:t>0.95</w:t>
            </w:r>
          </w:p>
        </w:tc>
        <w:tc>
          <w:tcPr>
            <w:tcW w:w="0" w:type="auto"/>
          </w:tcPr>
          <w:p w14:paraId="4E549D03" w14:textId="77777777" w:rsidR="00FB7F2F" w:rsidRDefault="00433F39" w:rsidP="007745E4">
            <w:pPr>
              <w:pStyle w:val="Compact"/>
              <w:spacing w:line="240" w:lineRule="auto"/>
              <w:jc w:val="right"/>
            </w:pPr>
            <w:r>
              <w:t>2.685</w:t>
            </w:r>
          </w:p>
        </w:tc>
      </w:tr>
      <w:tr w:rsidR="00FB7F2F" w14:paraId="67D7ADBC" w14:textId="77777777" w:rsidTr="007745E4">
        <w:tc>
          <w:tcPr>
            <w:tcW w:w="0" w:type="auto"/>
          </w:tcPr>
          <w:p w14:paraId="01AB73E6" w14:textId="77777777" w:rsidR="00FB7F2F" w:rsidRDefault="00433F39" w:rsidP="007745E4">
            <w:pPr>
              <w:pStyle w:val="Compact"/>
              <w:spacing w:line="240" w:lineRule="auto"/>
            </w:pPr>
            <w:r>
              <w:t>Betula occidentalis</w:t>
            </w:r>
          </w:p>
        </w:tc>
        <w:tc>
          <w:tcPr>
            <w:tcW w:w="0" w:type="auto"/>
          </w:tcPr>
          <w:p w14:paraId="2989EDFC" w14:textId="77777777" w:rsidR="00FB7F2F" w:rsidRDefault="00433F39" w:rsidP="007745E4">
            <w:pPr>
              <w:pStyle w:val="Compact"/>
              <w:spacing w:line="240" w:lineRule="auto"/>
            </w:pPr>
            <w:r>
              <w:t>0–3</w:t>
            </w:r>
          </w:p>
        </w:tc>
        <w:tc>
          <w:tcPr>
            <w:tcW w:w="0" w:type="auto"/>
          </w:tcPr>
          <w:p w14:paraId="2B7BB591" w14:textId="77777777" w:rsidR="00FB7F2F" w:rsidRDefault="00433F39" w:rsidP="007745E4">
            <w:pPr>
              <w:pStyle w:val="Compact"/>
              <w:spacing w:line="240" w:lineRule="auto"/>
              <w:jc w:val="right"/>
            </w:pPr>
            <w:r>
              <w:t>3</w:t>
            </w:r>
          </w:p>
        </w:tc>
        <w:tc>
          <w:tcPr>
            <w:tcW w:w="0" w:type="auto"/>
          </w:tcPr>
          <w:p w14:paraId="43F13E10" w14:textId="77777777" w:rsidR="00FB7F2F" w:rsidRDefault="00433F39" w:rsidP="007745E4">
            <w:pPr>
              <w:pStyle w:val="Compact"/>
              <w:spacing w:line="240" w:lineRule="auto"/>
              <w:jc w:val="right"/>
            </w:pPr>
            <w:r>
              <w:t>0.15</w:t>
            </w:r>
          </w:p>
        </w:tc>
        <w:tc>
          <w:tcPr>
            <w:tcW w:w="0" w:type="auto"/>
          </w:tcPr>
          <w:p w14:paraId="18E6C31B" w14:textId="77777777" w:rsidR="00FB7F2F" w:rsidRDefault="00433F39" w:rsidP="007745E4">
            <w:pPr>
              <w:pStyle w:val="Compact"/>
              <w:spacing w:line="240" w:lineRule="auto"/>
              <w:jc w:val="right"/>
            </w:pPr>
            <w:r>
              <w:t>0.671</w:t>
            </w:r>
          </w:p>
        </w:tc>
      </w:tr>
      <w:tr w:rsidR="00FB7F2F" w14:paraId="3647F5B8" w14:textId="77777777" w:rsidTr="007745E4">
        <w:trPr>
          <w:cnfStyle w:val="000000100000" w:firstRow="0" w:lastRow="0" w:firstColumn="0" w:lastColumn="0" w:oddVBand="0" w:evenVBand="0" w:oddHBand="1" w:evenHBand="0" w:firstRowFirstColumn="0" w:firstRowLastColumn="0" w:lastRowFirstColumn="0" w:lastRowLastColumn="0"/>
        </w:trPr>
        <w:tc>
          <w:tcPr>
            <w:tcW w:w="0" w:type="auto"/>
          </w:tcPr>
          <w:p w14:paraId="5830F7B6" w14:textId="77777777" w:rsidR="00FB7F2F" w:rsidRDefault="00433F39" w:rsidP="007745E4">
            <w:pPr>
              <w:pStyle w:val="Compact"/>
              <w:spacing w:line="240" w:lineRule="auto"/>
            </w:pPr>
            <w:r>
              <w:t>Betula papyrifera</w:t>
            </w:r>
          </w:p>
        </w:tc>
        <w:tc>
          <w:tcPr>
            <w:tcW w:w="0" w:type="auto"/>
          </w:tcPr>
          <w:p w14:paraId="699BE8F7" w14:textId="77777777" w:rsidR="00FB7F2F" w:rsidRDefault="00433F39" w:rsidP="007745E4">
            <w:pPr>
              <w:pStyle w:val="Compact"/>
              <w:spacing w:line="240" w:lineRule="auto"/>
            </w:pPr>
            <w:r>
              <w:t>0–2</w:t>
            </w:r>
          </w:p>
        </w:tc>
        <w:tc>
          <w:tcPr>
            <w:tcW w:w="0" w:type="auto"/>
          </w:tcPr>
          <w:p w14:paraId="1D45427F" w14:textId="77777777" w:rsidR="00FB7F2F" w:rsidRDefault="00433F39" w:rsidP="007745E4">
            <w:pPr>
              <w:pStyle w:val="Compact"/>
              <w:spacing w:line="240" w:lineRule="auto"/>
              <w:jc w:val="right"/>
            </w:pPr>
            <w:r>
              <w:t>7</w:t>
            </w:r>
          </w:p>
        </w:tc>
        <w:tc>
          <w:tcPr>
            <w:tcW w:w="0" w:type="auto"/>
          </w:tcPr>
          <w:p w14:paraId="0514B1CC" w14:textId="77777777" w:rsidR="00FB7F2F" w:rsidRDefault="00433F39" w:rsidP="007745E4">
            <w:pPr>
              <w:pStyle w:val="Compact"/>
              <w:spacing w:line="240" w:lineRule="auto"/>
              <w:jc w:val="right"/>
            </w:pPr>
            <w:r>
              <w:t>0.35</w:t>
            </w:r>
          </w:p>
        </w:tc>
        <w:tc>
          <w:tcPr>
            <w:tcW w:w="0" w:type="auto"/>
          </w:tcPr>
          <w:p w14:paraId="05F5804E" w14:textId="77777777" w:rsidR="00FB7F2F" w:rsidRDefault="00433F39" w:rsidP="007745E4">
            <w:pPr>
              <w:pStyle w:val="Compact"/>
              <w:spacing w:line="240" w:lineRule="auto"/>
              <w:jc w:val="right"/>
            </w:pPr>
            <w:r>
              <w:t>0.745</w:t>
            </w:r>
          </w:p>
        </w:tc>
      </w:tr>
      <w:tr w:rsidR="00FB7F2F" w14:paraId="160937C5" w14:textId="77777777" w:rsidTr="007745E4">
        <w:tc>
          <w:tcPr>
            <w:tcW w:w="0" w:type="auto"/>
          </w:tcPr>
          <w:p w14:paraId="01AA7554" w14:textId="77777777" w:rsidR="00FB7F2F" w:rsidRDefault="00433F39" w:rsidP="007745E4">
            <w:pPr>
              <w:pStyle w:val="Compact"/>
              <w:spacing w:line="240" w:lineRule="auto"/>
            </w:pPr>
            <w:r>
              <w:t>Betula pendula</w:t>
            </w:r>
          </w:p>
        </w:tc>
        <w:tc>
          <w:tcPr>
            <w:tcW w:w="0" w:type="auto"/>
          </w:tcPr>
          <w:p w14:paraId="0363D70F" w14:textId="77777777" w:rsidR="00FB7F2F" w:rsidRDefault="00433F39" w:rsidP="007745E4">
            <w:pPr>
              <w:pStyle w:val="Compact"/>
              <w:spacing w:line="240" w:lineRule="auto"/>
            </w:pPr>
            <w:r>
              <w:t>0–2</w:t>
            </w:r>
          </w:p>
        </w:tc>
        <w:tc>
          <w:tcPr>
            <w:tcW w:w="0" w:type="auto"/>
          </w:tcPr>
          <w:p w14:paraId="283E0F21" w14:textId="77777777" w:rsidR="00FB7F2F" w:rsidRDefault="00433F39" w:rsidP="007745E4">
            <w:pPr>
              <w:pStyle w:val="Compact"/>
              <w:spacing w:line="240" w:lineRule="auto"/>
              <w:jc w:val="right"/>
            </w:pPr>
            <w:r>
              <w:t>3</w:t>
            </w:r>
          </w:p>
        </w:tc>
        <w:tc>
          <w:tcPr>
            <w:tcW w:w="0" w:type="auto"/>
          </w:tcPr>
          <w:p w14:paraId="6FD723B1" w14:textId="77777777" w:rsidR="00FB7F2F" w:rsidRDefault="00433F39" w:rsidP="007745E4">
            <w:pPr>
              <w:pStyle w:val="Compact"/>
              <w:spacing w:line="240" w:lineRule="auto"/>
              <w:jc w:val="right"/>
            </w:pPr>
            <w:r>
              <w:t>0.15</w:t>
            </w:r>
          </w:p>
        </w:tc>
        <w:tc>
          <w:tcPr>
            <w:tcW w:w="0" w:type="auto"/>
          </w:tcPr>
          <w:p w14:paraId="2B812F88" w14:textId="77777777" w:rsidR="00FB7F2F" w:rsidRDefault="00433F39" w:rsidP="007745E4">
            <w:pPr>
              <w:pStyle w:val="Compact"/>
              <w:spacing w:line="240" w:lineRule="auto"/>
              <w:jc w:val="right"/>
            </w:pPr>
            <w:r>
              <w:t>0.489</w:t>
            </w:r>
          </w:p>
        </w:tc>
      </w:tr>
      <w:tr w:rsidR="00FB7F2F" w14:paraId="0404FE44" w14:textId="77777777" w:rsidTr="007745E4">
        <w:trPr>
          <w:cnfStyle w:val="000000100000" w:firstRow="0" w:lastRow="0" w:firstColumn="0" w:lastColumn="0" w:oddVBand="0" w:evenVBand="0" w:oddHBand="1" w:evenHBand="0" w:firstRowFirstColumn="0" w:firstRowLastColumn="0" w:lastRowFirstColumn="0" w:lastRowLastColumn="0"/>
        </w:trPr>
        <w:tc>
          <w:tcPr>
            <w:tcW w:w="0" w:type="auto"/>
          </w:tcPr>
          <w:p w14:paraId="7AAD3F5A" w14:textId="77777777" w:rsidR="00FB7F2F" w:rsidRDefault="00433F39" w:rsidP="007745E4">
            <w:pPr>
              <w:pStyle w:val="Compact"/>
              <w:spacing w:line="240" w:lineRule="auto"/>
            </w:pPr>
            <w:r>
              <w:t>Carpinus sp.</w:t>
            </w:r>
          </w:p>
        </w:tc>
        <w:tc>
          <w:tcPr>
            <w:tcW w:w="0" w:type="auto"/>
          </w:tcPr>
          <w:p w14:paraId="63646823" w14:textId="77777777" w:rsidR="00FB7F2F" w:rsidRDefault="00433F39" w:rsidP="007745E4">
            <w:pPr>
              <w:pStyle w:val="Compact"/>
              <w:spacing w:line="240" w:lineRule="auto"/>
            </w:pPr>
            <w:r>
              <w:t>0–3</w:t>
            </w:r>
          </w:p>
        </w:tc>
        <w:tc>
          <w:tcPr>
            <w:tcW w:w="0" w:type="auto"/>
          </w:tcPr>
          <w:p w14:paraId="1DFBFE14" w14:textId="77777777" w:rsidR="00FB7F2F" w:rsidRDefault="00433F39" w:rsidP="007745E4">
            <w:pPr>
              <w:pStyle w:val="Compact"/>
              <w:spacing w:line="240" w:lineRule="auto"/>
              <w:jc w:val="right"/>
            </w:pPr>
            <w:r>
              <w:t>3</w:t>
            </w:r>
          </w:p>
        </w:tc>
        <w:tc>
          <w:tcPr>
            <w:tcW w:w="0" w:type="auto"/>
          </w:tcPr>
          <w:p w14:paraId="674F064D" w14:textId="77777777" w:rsidR="00FB7F2F" w:rsidRDefault="00433F39" w:rsidP="007745E4">
            <w:pPr>
              <w:pStyle w:val="Compact"/>
              <w:spacing w:line="240" w:lineRule="auto"/>
              <w:jc w:val="right"/>
            </w:pPr>
            <w:r>
              <w:t>0.15</w:t>
            </w:r>
          </w:p>
        </w:tc>
        <w:tc>
          <w:tcPr>
            <w:tcW w:w="0" w:type="auto"/>
          </w:tcPr>
          <w:p w14:paraId="5DB1AB49" w14:textId="77777777" w:rsidR="00FB7F2F" w:rsidRDefault="00433F39" w:rsidP="007745E4">
            <w:pPr>
              <w:pStyle w:val="Compact"/>
              <w:spacing w:line="240" w:lineRule="auto"/>
              <w:jc w:val="right"/>
            </w:pPr>
            <w:r>
              <w:t>0.671</w:t>
            </w:r>
          </w:p>
        </w:tc>
      </w:tr>
      <w:tr w:rsidR="00FB7F2F" w14:paraId="3E57BD11" w14:textId="77777777" w:rsidTr="007745E4">
        <w:tc>
          <w:tcPr>
            <w:tcW w:w="0" w:type="auto"/>
          </w:tcPr>
          <w:p w14:paraId="4E9B3C03" w14:textId="77777777" w:rsidR="00FB7F2F" w:rsidRDefault="00433F39" w:rsidP="007745E4">
            <w:pPr>
              <w:pStyle w:val="Compact"/>
              <w:spacing w:line="240" w:lineRule="auto"/>
            </w:pPr>
            <w:r>
              <w:t>Cedrus deodara</w:t>
            </w:r>
          </w:p>
        </w:tc>
        <w:tc>
          <w:tcPr>
            <w:tcW w:w="0" w:type="auto"/>
          </w:tcPr>
          <w:p w14:paraId="345A199B" w14:textId="77777777" w:rsidR="00FB7F2F" w:rsidRDefault="00433F39" w:rsidP="007745E4">
            <w:pPr>
              <w:pStyle w:val="Compact"/>
              <w:spacing w:line="240" w:lineRule="auto"/>
            </w:pPr>
            <w:r>
              <w:t>0–4</w:t>
            </w:r>
          </w:p>
        </w:tc>
        <w:tc>
          <w:tcPr>
            <w:tcW w:w="0" w:type="auto"/>
          </w:tcPr>
          <w:p w14:paraId="7F9512F7" w14:textId="77777777" w:rsidR="00FB7F2F" w:rsidRDefault="00433F39" w:rsidP="007745E4">
            <w:pPr>
              <w:pStyle w:val="Compact"/>
              <w:spacing w:line="240" w:lineRule="auto"/>
              <w:jc w:val="right"/>
            </w:pPr>
            <w:r>
              <w:t>13</w:t>
            </w:r>
          </w:p>
        </w:tc>
        <w:tc>
          <w:tcPr>
            <w:tcW w:w="0" w:type="auto"/>
          </w:tcPr>
          <w:p w14:paraId="15058EC3" w14:textId="77777777" w:rsidR="00FB7F2F" w:rsidRDefault="00433F39" w:rsidP="007745E4">
            <w:pPr>
              <w:pStyle w:val="Compact"/>
              <w:spacing w:line="240" w:lineRule="auto"/>
              <w:jc w:val="right"/>
            </w:pPr>
            <w:r>
              <w:t>0.65</w:t>
            </w:r>
          </w:p>
        </w:tc>
        <w:tc>
          <w:tcPr>
            <w:tcW w:w="0" w:type="auto"/>
          </w:tcPr>
          <w:p w14:paraId="11427A3A" w14:textId="77777777" w:rsidR="00FB7F2F" w:rsidRDefault="00433F39" w:rsidP="007745E4">
            <w:pPr>
              <w:pStyle w:val="Compact"/>
              <w:spacing w:line="240" w:lineRule="auto"/>
              <w:jc w:val="right"/>
            </w:pPr>
            <w:r>
              <w:t>1.387</w:t>
            </w:r>
          </w:p>
        </w:tc>
      </w:tr>
      <w:tr w:rsidR="00FB7F2F" w14:paraId="2FC5533F" w14:textId="77777777" w:rsidTr="007745E4">
        <w:trPr>
          <w:cnfStyle w:val="000000100000" w:firstRow="0" w:lastRow="0" w:firstColumn="0" w:lastColumn="0" w:oddVBand="0" w:evenVBand="0" w:oddHBand="1" w:evenHBand="0" w:firstRowFirstColumn="0" w:firstRowLastColumn="0" w:lastRowFirstColumn="0" w:lastRowLastColumn="0"/>
        </w:trPr>
        <w:tc>
          <w:tcPr>
            <w:tcW w:w="0" w:type="auto"/>
          </w:tcPr>
          <w:p w14:paraId="46FCFF48" w14:textId="77777777" w:rsidR="00FB7F2F" w:rsidRDefault="00433F39" w:rsidP="007745E4">
            <w:pPr>
              <w:pStyle w:val="Compact"/>
              <w:spacing w:line="240" w:lineRule="auto"/>
            </w:pPr>
            <w:r>
              <w:t>Cercidiphyllum japonicum</w:t>
            </w:r>
          </w:p>
        </w:tc>
        <w:tc>
          <w:tcPr>
            <w:tcW w:w="0" w:type="auto"/>
          </w:tcPr>
          <w:p w14:paraId="72DA3948" w14:textId="77777777" w:rsidR="00FB7F2F" w:rsidRDefault="00433F39" w:rsidP="007745E4">
            <w:pPr>
              <w:pStyle w:val="Compact"/>
              <w:spacing w:line="240" w:lineRule="auto"/>
            </w:pPr>
            <w:r>
              <w:t>0–5</w:t>
            </w:r>
          </w:p>
        </w:tc>
        <w:tc>
          <w:tcPr>
            <w:tcW w:w="0" w:type="auto"/>
          </w:tcPr>
          <w:p w14:paraId="38D46DFA" w14:textId="77777777" w:rsidR="00FB7F2F" w:rsidRDefault="00433F39" w:rsidP="007745E4">
            <w:pPr>
              <w:pStyle w:val="Compact"/>
              <w:spacing w:line="240" w:lineRule="auto"/>
              <w:jc w:val="right"/>
            </w:pPr>
            <w:r>
              <w:t>5</w:t>
            </w:r>
          </w:p>
        </w:tc>
        <w:tc>
          <w:tcPr>
            <w:tcW w:w="0" w:type="auto"/>
          </w:tcPr>
          <w:p w14:paraId="488BDC2C" w14:textId="77777777" w:rsidR="00FB7F2F" w:rsidRDefault="00433F39" w:rsidP="007745E4">
            <w:pPr>
              <w:pStyle w:val="Compact"/>
              <w:spacing w:line="240" w:lineRule="auto"/>
              <w:jc w:val="right"/>
            </w:pPr>
            <w:r>
              <w:t>0.25</w:t>
            </w:r>
          </w:p>
        </w:tc>
        <w:tc>
          <w:tcPr>
            <w:tcW w:w="0" w:type="auto"/>
          </w:tcPr>
          <w:p w14:paraId="388A6159" w14:textId="77777777" w:rsidR="00FB7F2F" w:rsidRDefault="00433F39" w:rsidP="007745E4">
            <w:pPr>
              <w:pStyle w:val="Compact"/>
              <w:spacing w:line="240" w:lineRule="auto"/>
              <w:jc w:val="right"/>
            </w:pPr>
            <w:r>
              <w:t>1.118</w:t>
            </w:r>
          </w:p>
        </w:tc>
      </w:tr>
      <w:tr w:rsidR="00FB7F2F" w14:paraId="2C9EBC1A" w14:textId="77777777" w:rsidTr="007745E4">
        <w:tc>
          <w:tcPr>
            <w:tcW w:w="0" w:type="auto"/>
          </w:tcPr>
          <w:p w14:paraId="40176F67" w14:textId="77777777" w:rsidR="00FB7F2F" w:rsidRDefault="00433F39" w:rsidP="007745E4">
            <w:pPr>
              <w:pStyle w:val="Compact"/>
              <w:spacing w:line="240" w:lineRule="auto"/>
            </w:pPr>
            <w:r>
              <w:t>Cercis canadensis</w:t>
            </w:r>
          </w:p>
        </w:tc>
        <w:tc>
          <w:tcPr>
            <w:tcW w:w="0" w:type="auto"/>
          </w:tcPr>
          <w:p w14:paraId="5E19A240" w14:textId="77777777" w:rsidR="00FB7F2F" w:rsidRDefault="00433F39" w:rsidP="007745E4">
            <w:pPr>
              <w:pStyle w:val="Compact"/>
              <w:spacing w:line="240" w:lineRule="auto"/>
            </w:pPr>
            <w:r>
              <w:t>0–6</w:t>
            </w:r>
          </w:p>
        </w:tc>
        <w:tc>
          <w:tcPr>
            <w:tcW w:w="0" w:type="auto"/>
          </w:tcPr>
          <w:p w14:paraId="1872574E" w14:textId="77777777" w:rsidR="00FB7F2F" w:rsidRDefault="00433F39" w:rsidP="007745E4">
            <w:pPr>
              <w:pStyle w:val="Compact"/>
              <w:spacing w:line="240" w:lineRule="auto"/>
              <w:jc w:val="right"/>
            </w:pPr>
            <w:r>
              <w:t>8</w:t>
            </w:r>
          </w:p>
        </w:tc>
        <w:tc>
          <w:tcPr>
            <w:tcW w:w="0" w:type="auto"/>
          </w:tcPr>
          <w:p w14:paraId="758C0DF2" w14:textId="77777777" w:rsidR="00FB7F2F" w:rsidRDefault="00433F39" w:rsidP="007745E4">
            <w:pPr>
              <w:pStyle w:val="Compact"/>
              <w:spacing w:line="240" w:lineRule="auto"/>
              <w:jc w:val="right"/>
            </w:pPr>
            <w:r>
              <w:t>0.40</w:t>
            </w:r>
          </w:p>
        </w:tc>
        <w:tc>
          <w:tcPr>
            <w:tcW w:w="0" w:type="auto"/>
          </w:tcPr>
          <w:p w14:paraId="18FFE91D" w14:textId="77777777" w:rsidR="00FB7F2F" w:rsidRDefault="00433F39" w:rsidP="007745E4">
            <w:pPr>
              <w:pStyle w:val="Compact"/>
              <w:spacing w:line="240" w:lineRule="auto"/>
              <w:jc w:val="right"/>
            </w:pPr>
            <w:r>
              <w:t>1.392</w:t>
            </w:r>
          </w:p>
        </w:tc>
      </w:tr>
      <w:tr w:rsidR="00FB7F2F" w14:paraId="79B2D865" w14:textId="77777777" w:rsidTr="007745E4">
        <w:trPr>
          <w:cnfStyle w:val="000000100000" w:firstRow="0" w:lastRow="0" w:firstColumn="0" w:lastColumn="0" w:oddVBand="0" w:evenVBand="0" w:oddHBand="1" w:evenHBand="0" w:firstRowFirstColumn="0" w:firstRowLastColumn="0" w:lastRowFirstColumn="0" w:lastRowLastColumn="0"/>
        </w:trPr>
        <w:tc>
          <w:tcPr>
            <w:tcW w:w="0" w:type="auto"/>
          </w:tcPr>
          <w:p w14:paraId="60A2FE9F" w14:textId="77777777" w:rsidR="00FB7F2F" w:rsidRDefault="00433F39" w:rsidP="007745E4">
            <w:pPr>
              <w:pStyle w:val="Compact"/>
              <w:spacing w:line="240" w:lineRule="auto"/>
            </w:pPr>
            <w:r>
              <w:t>Cupressus nootkatensis</w:t>
            </w:r>
          </w:p>
        </w:tc>
        <w:tc>
          <w:tcPr>
            <w:tcW w:w="0" w:type="auto"/>
          </w:tcPr>
          <w:p w14:paraId="680EF70C" w14:textId="77777777" w:rsidR="00FB7F2F" w:rsidRDefault="00433F39" w:rsidP="007745E4">
            <w:pPr>
              <w:pStyle w:val="Compact"/>
              <w:spacing w:line="240" w:lineRule="auto"/>
            </w:pPr>
            <w:r>
              <w:t>0–39</w:t>
            </w:r>
          </w:p>
        </w:tc>
        <w:tc>
          <w:tcPr>
            <w:tcW w:w="0" w:type="auto"/>
          </w:tcPr>
          <w:p w14:paraId="212866AC" w14:textId="77777777" w:rsidR="00FB7F2F" w:rsidRDefault="00433F39" w:rsidP="007745E4">
            <w:pPr>
              <w:pStyle w:val="Compact"/>
              <w:spacing w:line="240" w:lineRule="auto"/>
              <w:jc w:val="right"/>
            </w:pPr>
            <w:r>
              <w:t>57</w:t>
            </w:r>
          </w:p>
        </w:tc>
        <w:tc>
          <w:tcPr>
            <w:tcW w:w="0" w:type="auto"/>
          </w:tcPr>
          <w:p w14:paraId="25F789C3" w14:textId="77777777" w:rsidR="00FB7F2F" w:rsidRDefault="00433F39" w:rsidP="007745E4">
            <w:pPr>
              <w:pStyle w:val="Compact"/>
              <w:spacing w:line="240" w:lineRule="auto"/>
              <w:jc w:val="right"/>
            </w:pPr>
            <w:r>
              <w:t>2.85</w:t>
            </w:r>
          </w:p>
        </w:tc>
        <w:tc>
          <w:tcPr>
            <w:tcW w:w="0" w:type="auto"/>
          </w:tcPr>
          <w:p w14:paraId="246CB6F0" w14:textId="77777777" w:rsidR="00FB7F2F" w:rsidRDefault="00433F39" w:rsidP="007745E4">
            <w:pPr>
              <w:pStyle w:val="Compact"/>
              <w:spacing w:line="240" w:lineRule="auto"/>
              <w:jc w:val="right"/>
            </w:pPr>
            <w:r>
              <w:t>8.911</w:t>
            </w:r>
          </w:p>
        </w:tc>
      </w:tr>
      <w:tr w:rsidR="00FB7F2F" w14:paraId="00AD4128" w14:textId="77777777" w:rsidTr="007745E4">
        <w:tc>
          <w:tcPr>
            <w:tcW w:w="0" w:type="auto"/>
          </w:tcPr>
          <w:p w14:paraId="5D249845" w14:textId="77777777" w:rsidR="00FB7F2F" w:rsidRDefault="00433F39" w:rsidP="007745E4">
            <w:pPr>
              <w:pStyle w:val="Compact"/>
              <w:spacing w:line="240" w:lineRule="auto"/>
            </w:pPr>
            <w:r>
              <w:t>Fagus sylvatica gp.</w:t>
            </w:r>
          </w:p>
        </w:tc>
        <w:tc>
          <w:tcPr>
            <w:tcW w:w="0" w:type="auto"/>
          </w:tcPr>
          <w:p w14:paraId="5FF27963" w14:textId="77777777" w:rsidR="00FB7F2F" w:rsidRDefault="00433F39" w:rsidP="007745E4">
            <w:pPr>
              <w:pStyle w:val="Compact"/>
              <w:spacing w:line="240" w:lineRule="auto"/>
            </w:pPr>
            <w:r>
              <w:t>0–1</w:t>
            </w:r>
          </w:p>
        </w:tc>
        <w:tc>
          <w:tcPr>
            <w:tcW w:w="0" w:type="auto"/>
          </w:tcPr>
          <w:p w14:paraId="7427C180" w14:textId="77777777" w:rsidR="00FB7F2F" w:rsidRDefault="00433F39" w:rsidP="007745E4">
            <w:pPr>
              <w:pStyle w:val="Compact"/>
              <w:spacing w:line="240" w:lineRule="auto"/>
              <w:jc w:val="right"/>
            </w:pPr>
            <w:r>
              <w:t>2</w:t>
            </w:r>
          </w:p>
        </w:tc>
        <w:tc>
          <w:tcPr>
            <w:tcW w:w="0" w:type="auto"/>
          </w:tcPr>
          <w:p w14:paraId="343732FA" w14:textId="77777777" w:rsidR="00FB7F2F" w:rsidRDefault="00433F39" w:rsidP="007745E4">
            <w:pPr>
              <w:pStyle w:val="Compact"/>
              <w:spacing w:line="240" w:lineRule="auto"/>
              <w:jc w:val="right"/>
            </w:pPr>
            <w:r>
              <w:t>0.10</w:t>
            </w:r>
          </w:p>
        </w:tc>
        <w:tc>
          <w:tcPr>
            <w:tcW w:w="0" w:type="auto"/>
          </w:tcPr>
          <w:p w14:paraId="44AB74D1" w14:textId="77777777" w:rsidR="00FB7F2F" w:rsidRDefault="00433F39" w:rsidP="007745E4">
            <w:pPr>
              <w:pStyle w:val="Compact"/>
              <w:spacing w:line="240" w:lineRule="auto"/>
              <w:jc w:val="right"/>
            </w:pPr>
            <w:r>
              <w:t>0.308</w:t>
            </w:r>
          </w:p>
        </w:tc>
      </w:tr>
      <w:tr w:rsidR="00FB7F2F" w14:paraId="27D6CB65" w14:textId="77777777" w:rsidTr="007745E4">
        <w:trPr>
          <w:cnfStyle w:val="000000100000" w:firstRow="0" w:lastRow="0" w:firstColumn="0" w:lastColumn="0" w:oddVBand="0" w:evenVBand="0" w:oddHBand="1" w:evenHBand="0" w:firstRowFirstColumn="0" w:firstRowLastColumn="0" w:lastRowFirstColumn="0" w:lastRowLastColumn="0"/>
        </w:trPr>
        <w:tc>
          <w:tcPr>
            <w:tcW w:w="0" w:type="auto"/>
          </w:tcPr>
          <w:p w14:paraId="11A95D19" w14:textId="77777777" w:rsidR="00FB7F2F" w:rsidRDefault="00433F39" w:rsidP="007745E4">
            <w:pPr>
              <w:pStyle w:val="Compact"/>
              <w:spacing w:line="240" w:lineRule="auto"/>
            </w:pPr>
            <w:r>
              <w:t>Fraxinus americana</w:t>
            </w:r>
          </w:p>
        </w:tc>
        <w:tc>
          <w:tcPr>
            <w:tcW w:w="0" w:type="auto"/>
          </w:tcPr>
          <w:p w14:paraId="29653917" w14:textId="77777777" w:rsidR="00FB7F2F" w:rsidRDefault="00433F39" w:rsidP="007745E4">
            <w:pPr>
              <w:pStyle w:val="Compact"/>
              <w:spacing w:line="240" w:lineRule="auto"/>
            </w:pPr>
            <w:r>
              <w:t>0–26</w:t>
            </w:r>
          </w:p>
        </w:tc>
        <w:tc>
          <w:tcPr>
            <w:tcW w:w="0" w:type="auto"/>
          </w:tcPr>
          <w:p w14:paraId="2B4BDE64" w14:textId="77777777" w:rsidR="00FB7F2F" w:rsidRDefault="00433F39" w:rsidP="007745E4">
            <w:pPr>
              <w:pStyle w:val="Compact"/>
              <w:spacing w:line="240" w:lineRule="auto"/>
              <w:jc w:val="right"/>
            </w:pPr>
            <w:r>
              <w:t>35</w:t>
            </w:r>
          </w:p>
        </w:tc>
        <w:tc>
          <w:tcPr>
            <w:tcW w:w="0" w:type="auto"/>
          </w:tcPr>
          <w:p w14:paraId="189F78E9" w14:textId="77777777" w:rsidR="00FB7F2F" w:rsidRDefault="00433F39" w:rsidP="007745E4">
            <w:pPr>
              <w:pStyle w:val="Compact"/>
              <w:spacing w:line="240" w:lineRule="auto"/>
              <w:jc w:val="right"/>
            </w:pPr>
            <w:r>
              <w:t>1.75</w:t>
            </w:r>
          </w:p>
        </w:tc>
        <w:tc>
          <w:tcPr>
            <w:tcW w:w="0" w:type="auto"/>
          </w:tcPr>
          <w:p w14:paraId="38EE44EB" w14:textId="77777777" w:rsidR="00FB7F2F" w:rsidRDefault="00433F39" w:rsidP="007745E4">
            <w:pPr>
              <w:pStyle w:val="Compact"/>
              <w:spacing w:line="240" w:lineRule="auto"/>
              <w:jc w:val="right"/>
            </w:pPr>
            <w:r>
              <w:t>6.051</w:t>
            </w:r>
          </w:p>
        </w:tc>
      </w:tr>
      <w:tr w:rsidR="00FB7F2F" w14:paraId="165F4604" w14:textId="77777777" w:rsidTr="007745E4">
        <w:tc>
          <w:tcPr>
            <w:tcW w:w="0" w:type="auto"/>
          </w:tcPr>
          <w:p w14:paraId="76459F94" w14:textId="77777777" w:rsidR="00FB7F2F" w:rsidRDefault="00433F39" w:rsidP="007745E4">
            <w:pPr>
              <w:pStyle w:val="Compact"/>
              <w:spacing w:line="240" w:lineRule="auto"/>
            </w:pPr>
            <w:r>
              <w:t>Fraxinus pennsylvanica</w:t>
            </w:r>
          </w:p>
        </w:tc>
        <w:tc>
          <w:tcPr>
            <w:tcW w:w="0" w:type="auto"/>
          </w:tcPr>
          <w:p w14:paraId="6807F251" w14:textId="77777777" w:rsidR="00FB7F2F" w:rsidRDefault="00433F39" w:rsidP="007745E4">
            <w:pPr>
              <w:pStyle w:val="Compact"/>
              <w:spacing w:line="240" w:lineRule="auto"/>
            </w:pPr>
            <w:r>
              <w:t>0–16</w:t>
            </w:r>
          </w:p>
        </w:tc>
        <w:tc>
          <w:tcPr>
            <w:tcW w:w="0" w:type="auto"/>
          </w:tcPr>
          <w:p w14:paraId="13E7E984" w14:textId="77777777" w:rsidR="00FB7F2F" w:rsidRDefault="00433F39" w:rsidP="007745E4">
            <w:pPr>
              <w:pStyle w:val="Compact"/>
              <w:spacing w:line="240" w:lineRule="auto"/>
              <w:jc w:val="right"/>
            </w:pPr>
            <w:r>
              <w:t>17</w:t>
            </w:r>
          </w:p>
        </w:tc>
        <w:tc>
          <w:tcPr>
            <w:tcW w:w="0" w:type="auto"/>
          </w:tcPr>
          <w:p w14:paraId="42F6297F" w14:textId="77777777" w:rsidR="00FB7F2F" w:rsidRDefault="00433F39" w:rsidP="007745E4">
            <w:pPr>
              <w:pStyle w:val="Compact"/>
              <w:spacing w:line="240" w:lineRule="auto"/>
              <w:jc w:val="right"/>
            </w:pPr>
            <w:r>
              <w:t>0.85</w:t>
            </w:r>
          </w:p>
        </w:tc>
        <w:tc>
          <w:tcPr>
            <w:tcW w:w="0" w:type="auto"/>
          </w:tcPr>
          <w:p w14:paraId="78A2BDFB" w14:textId="77777777" w:rsidR="00FB7F2F" w:rsidRDefault="00433F39" w:rsidP="007745E4">
            <w:pPr>
              <w:pStyle w:val="Compact"/>
              <w:spacing w:line="240" w:lineRule="auto"/>
              <w:jc w:val="right"/>
            </w:pPr>
            <w:r>
              <w:t>3.573</w:t>
            </w:r>
          </w:p>
        </w:tc>
      </w:tr>
      <w:tr w:rsidR="00FB7F2F" w14:paraId="63251CF4" w14:textId="77777777" w:rsidTr="007745E4">
        <w:trPr>
          <w:cnfStyle w:val="000000100000" w:firstRow="0" w:lastRow="0" w:firstColumn="0" w:lastColumn="0" w:oddVBand="0" w:evenVBand="0" w:oddHBand="1" w:evenHBand="0" w:firstRowFirstColumn="0" w:firstRowLastColumn="0" w:lastRowFirstColumn="0" w:lastRowLastColumn="0"/>
        </w:trPr>
        <w:tc>
          <w:tcPr>
            <w:tcW w:w="0" w:type="auto"/>
          </w:tcPr>
          <w:p w14:paraId="600DB66E" w14:textId="77777777" w:rsidR="00FB7F2F" w:rsidRDefault="00433F39" w:rsidP="007745E4">
            <w:pPr>
              <w:pStyle w:val="Compact"/>
              <w:spacing w:line="240" w:lineRule="auto"/>
            </w:pPr>
            <w:r>
              <w:t>Gleditsia triacanthos</w:t>
            </w:r>
          </w:p>
        </w:tc>
        <w:tc>
          <w:tcPr>
            <w:tcW w:w="0" w:type="auto"/>
          </w:tcPr>
          <w:p w14:paraId="091C95E5" w14:textId="77777777" w:rsidR="00FB7F2F" w:rsidRDefault="00433F39" w:rsidP="007745E4">
            <w:pPr>
              <w:pStyle w:val="Compact"/>
              <w:spacing w:line="240" w:lineRule="auto"/>
            </w:pPr>
            <w:r>
              <w:t>0–8</w:t>
            </w:r>
          </w:p>
        </w:tc>
        <w:tc>
          <w:tcPr>
            <w:tcW w:w="0" w:type="auto"/>
          </w:tcPr>
          <w:p w14:paraId="28AF364E" w14:textId="77777777" w:rsidR="00FB7F2F" w:rsidRDefault="00433F39" w:rsidP="007745E4">
            <w:pPr>
              <w:pStyle w:val="Compact"/>
              <w:spacing w:line="240" w:lineRule="auto"/>
              <w:jc w:val="right"/>
            </w:pPr>
            <w:r>
              <w:t>9</w:t>
            </w:r>
          </w:p>
        </w:tc>
        <w:tc>
          <w:tcPr>
            <w:tcW w:w="0" w:type="auto"/>
          </w:tcPr>
          <w:p w14:paraId="64C30615" w14:textId="77777777" w:rsidR="00FB7F2F" w:rsidRDefault="00433F39" w:rsidP="007745E4">
            <w:pPr>
              <w:pStyle w:val="Compact"/>
              <w:spacing w:line="240" w:lineRule="auto"/>
              <w:jc w:val="right"/>
            </w:pPr>
            <w:r>
              <w:t>0.45</w:t>
            </w:r>
          </w:p>
        </w:tc>
        <w:tc>
          <w:tcPr>
            <w:tcW w:w="0" w:type="auto"/>
          </w:tcPr>
          <w:p w14:paraId="28CD32DD" w14:textId="77777777" w:rsidR="00FB7F2F" w:rsidRDefault="00433F39" w:rsidP="007745E4">
            <w:pPr>
              <w:pStyle w:val="Compact"/>
              <w:spacing w:line="240" w:lineRule="auto"/>
              <w:jc w:val="right"/>
            </w:pPr>
            <w:r>
              <w:t>1.791</w:t>
            </w:r>
          </w:p>
        </w:tc>
      </w:tr>
      <w:tr w:rsidR="00FB7F2F" w14:paraId="027BFC9C" w14:textId="77777777" w:rsidTr="007745E4">
        <w:tc>
          <w:tcPr>
            <w:tcW w:w="0" w:type="auto"/>
          </w:tcPr>
          <w:p w14:paraId="21D4A039" w14:textId="77777777" w:rsidR="00FB7F2F" w:rsidRDefault="00433F39" w:rsidP="007745E4">
            <w:pPr>
              <w:pStyle w:val="Compact"/>
              <w:spacing w:line="240" w:lineRule="auto"/>
            </w:pPr>
            <w:r>
              <w:t>Liquidambar styraciflua</w:t>
            </w:r>
          </w:p>
        </w:tc>
        <w:tc>
          <w:tcPr>
            <w:tcW w:w="0" w:type="auto"/>
          </w:tcPr>
          <w:p w14:paraId="75136D8A" w14:textId="77777777" w:rsidR="00FB7F2F" w:rsidRDefault="00433F39" w:rsidP="007745E4">
            <w:pPr>
              <w:pStyle w:val="Compact"/>
              <w:spacing w:line="240" w:lineRule="auto"/>
            </w:pPr>
            <w:r>
              <w:t>0–11</w:t>
            </w:r>
          </w:p>
        </w:tc>
        <w:tc>
          <w:tcPr>
            <w:tcW w:w="0" w:type="auto"/>
          </w:tcPr>
          <w:p w14:paraId="055E483D" w14:textId="77777777" w:rsidR="00FB7F2F" w:rsidRDefault="00433F39" w:rsidP="007745E4">
            <w:pPr>
              <w:pStyle w:val="Compact"/>
              <w:spacing w:line="240" w:lineRule="auto"/>
              <w:jc w:val="right"/>
            </w:pPr>
            <w:r>
              <w:t>24</w:t>
            </w:r>
          </w:p>
        </w:tc>
        <w:tc>
          <w:tcPr>
            <w:tcW w:w="0" w:type="auto"/>
          </w:tcPr>
          <w:p w14:paraId="0D05FE71" w14:textId="77777777" w:rsidR="00FB7F2F" w:rsidRDefault="00433F39" w:rsidP="007745E4">
            <w:pPr>
              <w:pStyle w:val="Compact"/>
              <w:spacing w:line="240" w:lineRule="auto"/>
              <w:jc w:val="right"/>
            </w:pPr>
            <w:r>
              <w:t>1.20</w:t>
            </w:r>
          </w:p>
        </w:tc>
        <w:tc>
          <w:tcPr>
            <w:tcW w:w="0" w:type="auto"/>
          </w:tcPr>
          <w:p w14:paraId="39FEE3F5" w14:textId="77777777" w:rsidR="00FB7F2F" w:rsidRDefault="00433F39" w:rsidP="007745E4">
            <w:pPr>
              <w:pStyle w:val="Compact"/>
              <w:spacing w:line="240" w:lineRule="auto"/>
              <w:jc w:val="right"/>
            </w:pPr>
            <w:r>
              <w:t>3.156</w:t>
            </w:r>
          </w:p>
        </w:tc>
      </w:tr>
      <w:tr w:rsidR="00FB7F2F" w14:paraId="39E2E36C" w14:textId="77777777" w:rsidTr="007745E4">
        <w:trPr>
          <w:cnfStyle w:val="000000100000" w:firstRow="0" w:lastRow="0" w:firstColumn="0" w:lastColumn="0" w:oddVBand="0" w:evenVBand="0" w:oddHBand="1" w:evenHBand="0" w:firstRowFirstColumn="0" w:firstRowLastColumn="0" w:lastRowFirstColumn="0" w:lastRowLastColumn="0"/>
        </w:trPr>
        <w:tc>
          <w:tcPr>
            <w:tcW w:w="0" w:type="auto"/>
          </w:tcPr>
          <w:p w14:paraId="69968E8A" w14:textId="77777777" w:rsidR="00FB7F2F" w:rsidRDefault="00433F39" w:rsidP="007745E4">
            <w:pPr>
              <w:pStyle w:val="Compact"/>
              <w:spacing w:line="240" w:lineRule="auto"/>
            </w:pPr>
            <w:r>
              <w:t>Liriodendron tulipifera</w:t>
            </w:r>
          </w:p>
        </w:tc>
        <w:tc>
          <w:tcPr>
            <w:tcW w:w="0" w:type="auto"/>
          </w:tcPr>
          <w:p w14:paraId="4FE721DF" w14:textId="77777777" w:rsidR="00FB7F2F" w:rsidRDefault="00433F39" w:rsidP="007745E4">
            <w:pPr>
              <w:pStyle w:val="Compact"/>
              <w:spacing w:line="240" w:lineRule="auto"/>
            </w:pPr>
            <w:r>
              <w:t>0–4</w:t>
            </w:r>
          </w:p>
        </w:tc>
        <w:tc>
          <w:tcPr>
            <w:tcW w:w="0" w:type="auto"/>
          </w:tcPr>
          <w:p w14:paraId="710B3B67" w14:textId="77777777" w:rsidR="00FB7F2F" w:rsidRDefault="00433F39" w:rsidP="007745E4">
            <w:pPr>
              <w:pStyle w:val="Compact"/>
              <w:spacing w:line="240" w:lineRule="auto"/>
              <w:jc w:val="right"/>
            </w:pPr>
            <w:r>
              <w:t>7</w:t>
            </w:r>
          </w:p>
        </w:tc>
        <w:tc>
          <w:tcPr>
            <w:tcW w:w="0" w:type="auto"/>
          </w:tcPr>
          <w:p w14:paraId="56F2E4FD" w14:textId="77777777" w:rsidR="00FB7F2F" w:rsidRDefault="00433F39" w:rsidP="007745E4">
            <w:pPr>
              <w:pStyle w:val="Compact"/>
              <w:spacing w:line="240" w:lineRule="auto"/>
              <w:jc w:val="right"/>
            </w:pPr>
            <w:r>
              <w:t>0.35</w:t>
            </w:r>
          </w:p>
        </w:tc>
        <w:tc>
          <w:tcPr>
            <w:tcW w:w="0" w:type="auto"/>
          </w:tcPr>
          <w:p w14:paraId="3F47A071" w14:textId="77777777" w:rsidR="00FB7F2F" w:rsidRDefault="00433F39" w:rsidP="007745E4">
            <w:pPr>
              <w:pStyle w:val="Compact"/>
              <w:spacing w:line="240" w:lineRule="auto"/>
              <w:jc w:val="right"/>
            </w:pPr>
            <w:r>
              <w:t>0.988</w:t>
            </w:r>
          </w:p>
        </w:tc>
      </w:tr>
      <w:tr w:rsidR="00FB7F2F" w14:paraId="45C3FAFA" w14:textId="77777777" w:rsidTr="007745E4">
        <w:tc>
          <w:tcPr>
            <w:tcW w:w="0" w:type="auto"/>
          </w:tcPr>
          <w:p w14:paraId="503B6DF1" w14:textId="77777777" w:rsidR="00FB7F2F" w:rsidRDefault="00433F39" w:rsidP="007745E4">
            <w:pPr>
              <w:pStyle w:val="Compact"/>
              <w:spacing w:line="240" w:lineRule="auto"/>
            </w:pPr>
            <w:r>
              <w:t>Magnolia grandiflora</w:t>
            </w:r>
          </w:p>
        </w:tc>
        <w:tc>
          <w:tcPr>
            <w:tcW w:w="0" w:type="auto"/>
          </w:tcPr>
          <w:p w14:paraId="12F589E0" w14:textId="77777777" w:rsidR="00FB7F2F" w:rsidRDefault="00433F39" w:rsidP="007745E4">
            <w:pPr>
              <w:pStyle w:val="Compact"/>
              <w:spacing w:line="240" w:lineRule="auto"/>
            </w:pPr>
            <w:r>
              <w:t>0–5</w:t>
            </w:r>
          </w:p>
        </w:tc>
        <w:tc>
          <w:tcPr>
            <w:tcW w:w="0" w:type="auto"/>
          </w:tcPr>
          <w:p w14:paraId="70B70940" w14:textId="77777777" w:rsidR="00FB7F2F" w:rsidRDefault="00433F39" w:rsidP="007745E4">
            <w:pPr>
              <w:pStyle w:val="Compact"/>
              <w:spacing w:line="240" w:lineRule="auto"/>
              <w:jc w:val="right"/>
            </w:pPr>
            <w:r>
              <w:t>11</w:t>
            </w:r>
          </w:p>
        </w:tc>
        <w:tc>
          <w:tcPr>
            <w:tcW w:w="0" w:type="auto"/>
          </w:tcPr>
          <w:p w14:paraId="38EAC2E7" w14:textId="77777777" w:rsidR="00FB7F2F" w:rsidRDefault="00433F39" w:rsidP="007745E4">
            <w:pPr>
              <w:pStyle w:val="Compact"/>
              <w:spacing w:line="240" w:lineRule="auto"/>
              <w:jc w:val="right"/>
            </w:pPr>
            <w:r>
              <w:t>0.55</w:t>
            </w:r>
          </w:p>
        </w:tc>
        <w:tc>
          <w:tcPr>
            <w:tcW w:w="0" w:type="auto"/>
          </w:tcPr>
          <w:p w14:paraId="2143EC11" w14:textId="77777777" w:rsidR="00FB7F2F" w:rsidRDefault="00433F39" w:rsidP="007745E4">
            <w:pPr>
              <w:pStyle w:val="Compact"/>
              <w:spacing w:line="240" w:lineRule="auto"/>
              <w:jc w:val="right"/>
            </w:pPr>
            <w:r>
              <w:t>1.432</w:t>
            </w:r>
          </w:p>
        </w:tc>
      </w:tr>
      <w:tr w:rsidR="00FB7F2F" w14:paraId="24BFD3ED" w14:textId="77777777" w:rsidTr="007745E4">
        <w:trPr>
          <w:cnfStyle w:val="000000100000" w:firstRow="0" w:lastRow="0" w:firstColumn="0" w:lastColumn="0" w:oddVBand="0" w:evenVBand="0" w:oddHBand="1" w:evenHBand="0" w:firstRowFirstColumn="0" w:firstRowLastColumn="0" w:lastRowFirstColumn="0" w:lastRowLastColumn="0"/>
        </w:trPr>
        <w:tc>
          <w:tcPr>
            <w:tcW w:w="0" w:type="auto"/>
          </w:tcPr>
          <w:p w14:paraId="0A802882" w14:textId="77777777" w:rsidR="00FB7F2F" w:rsidRDefault="00433F39" w:rsidP="007745E4">
            <w:pPr>
              <w:pStyle w:val="Compact"/>
              <w:spacing w:line="240" w:lineRule="auto"/>
            </w:pPr>
            <w:r>
              <w:t>Malus sp.</w:t>
            </w:r>
          </w:p>
        </w:tc>
        <w:tc>
          <w:tcPr>
            <w:tcW w:w="0" w:type="auto"/>
          </w:tcPr>
          <w:p w14:paraId="719EB4FA" w14:textId="77777777" w:rsidR="00FB7F2F" w:rsidRDefault="00433F39" w:rsidP="007745E4">
            <w:pPr>
              <w:pStyle w:val="Compact"/>
              <w:spacing w:line="240" w:lineRule="auto"/>
            </w:pPr>
            <w:r>
              <w:t>0–4</w:t>
            </w:r>
          </w:p>
        </w:tc>
        <w:tc>
          <w:tcPr>
            <w:tcW w:w="0" w:type="auto"/>
          </w:tcPr>
          <w:p w14:paraId="7091CC09" w14:textId="77777777" w:rsidR="00FB7F2F" w:rsidRDefault="00433F39" w:rsidP="007745E4">
            <w:pPr>
              <w:pStyle w:val="Compact"/>
              <w:spacing w:line="240" w:lineRule="auto"/>
              <w:jc w:val="right"/>
            </w:pPr>
            <w:r>
              <w:t>6</w:t>
            </w:r>
          </w:p>
        </w:tc>
        <w:tc>
          <w:tcPr>
            <w:tcW w:w="0" w:type="auto"/>
          </w:tcPr>
          <w:p w14:paraId="244D60CB" w14:textId="77777777" w:rsidR="00FB7F2F" w:rsidRDefault="00433F39" w:rsidP="007745E4">
            <w:pPr>
              <w:pStyle w:val="Compact"/>
              <w:spacing w:line="240" w:lineRule="auto"/>
              <w:jc w:val="right"/>
            </w:pPr>
            <w:r>
              <w:t>0.30</w:t>
            </w:r>
          </w:p>
        </w:tc>
        <w:tc>
          <w:tcPr>
            <w:tcW w:w="0" w:type="auto"/>
          </w:tcPr>
          <w:p w14:paraId="47871866" w14:textId="77777777" w:rsidR="00FB7F2F" w:rsidRDefault="00433F39" w:rsidP="007745E4">
            <w:pPr>
              <w:pStyle w:val="Compact"/>
              <w:spacing w:line="240" w:lineRule="auto"/>
              <w:jc w:val="right"/>
            </w:pPr>
            <w:r>
              <w:t>0.923</w:t>
            </w:r>
          </w:p>
        </w:tc>
      </w:tr>
      <w:tr w:rsidR="00FB7F2F" w14:paraId="22D8AA3F" w14:textId="77777777" w:rsidTr="007745E4">
        <w:tc>
          <w:tcPr>
            <w:tcW w:w="0" w:type="auto"/>
          </w:tcPr>
          <w:p w14:paraId="6E3200E3" w14:textId="77777777" w:rsidR="00FB7F2F" w:rsidRDefault="00433F39" w:rsidP="007745E4">
            <w:pPr>
              <w:pStyle w:val="Compact"/>
              <w:spacing w:line="240" w:lineRule="auto"/>
            </w:pPr>
            <w:r>
              <w:t>Picea omorika</w:t>
            </w:r>
          </w:p>
        </w:tc>
        <w:tc>
          <w:tcPr>
            <w:tcW w:w="0" w:type="auto"/>
          </w:tcPr>
          <w:p w14:paraId="0F5903D9" w14:textId="77777777" w:rsidR="00FB7F2F" w:rsidRDefault="00433F39" w:rsidP="007745E4">
            <w:pPr>
              <w:pStyle w:val="Compact"/>
              <w:spacing w:line="240" w:lineRule="auto"/>
            </w:pPr>
            <w:r>
              <w:t>0–6</w:t>
            </w:r>
          </w:p>
        </w:tc>
        <w:tc>
          <w:tcPr>
            <w:tcW w:w="0" w:type="auto"/>
          </w:tcPr>
          <w:p w14:paraId="64F54737" w14:textId="77777777" w:rsidR="00FB7F2F" w:rsidRDefault="00433F39" w:rsidP="007745E4">
            <w:pPr>
              <w:pStyle w:val="Compact"/>
              <w:spacing w:line="240" w:lineRule="auto"/>
              <w:jc w:val="right"/>
            </w:pPr>
            <w:r>
              <w:t>6</w:t>
            </w:r>
          </w:p>
        </w:tc>
        <w:tc>
          <w:tcPr>
            <w:tcW w:w="0" w:type="auto"/>
          </w:tcPr>
          <w:p w14:paraId="30B9E957" w14:textId="77777777" w:rsidR="00FB7F2F" w:rsidRDefault="00433F39" w:rsidP="007745E4">
            <w:pPr>
              <w:pStyle w:val="Compact"/>
              <w:spacing w:line="240" w:lineRule="auto"/>
              <w:jc w:val="right"/>
            </w:pPr>
            <w:r>
              <w:t>0.30</w:t>
            </w:r>
          </w:p>
        </w:tc>
        <w:tc>
          <w:tcPr>
            <w:tcW w:w="0" w:type="auto"/>
          </w:tcPr>
          <w:p w14:paraId="673978B5" w14:textId="77777777" w:rsidR="00FB7F2F" w:rsidRDefault="00433F39" w:rsidP="007745E4">
            <w:pPr>
              <w:pStyle w:val="Compact"/>
              <w:spacing w:line="240" w:lineRule="auto"/>
              <w:jc w:val="right"/>
            </w:pPr>
            <w:r>
              <w:t>1.342</w:t>
            </w:r>
          </w:p>
        </w:tc>
      </w:tr>
      <w:tr w:rsidR="00FB7F2F" w14:paraId="01805364" w14:textId="77777777" w:rsidTr="007745E4">
        <w:trPr>
          <w:cnfStyle w:val="000000100000" w:firstRow="0" w:lastRow="0" w:firstColumn="0" w:lastColumn="0" w:oddVBand="0" w:evenVBand="0" w:oddHBand="1" w:evenHBand="0" w:firstRowFirstColumn="0" w:firstRowLastColumn="0" w:lastRowFirstColumn="0" w:lastRowLastColumn="0"/>
        </w:trPr>
        <w:tc>
          <w:tcPr>
            <w:tcW w:w="0" w:type="auto"/>
          </w:tcPr>
          <w:p w14:paraId="6D07FB57" w14:textId="77777777" w:rsidR="00FB7F2F" w:rsidRDefault="00433F39" w:rsidP="007745E4">
            <w:pPr>
              <w:pStyle w:val="Compact"/>
              <w:spacing w:line="240" w:lineRule="auto"/>
            </w:pPr>
            <w:r>
              <w:t>Pinus contorta</w:t>
            </w:r>
          </w:p>
        </w:tc>
        <w:tc>
          <w:tcPr>
            <w:tcW w:w="0" w:type="auto"/>
          </w:tcPr>
          <w:p w14:paraId="66422B3E" w14:textId="77777777" w:rsidR="00FB7F2F" w:rsidRDefault="00433F39" w:rsidP="007745E4">
            <w:pPr>
              <w:pStyle w:val="Compact"/>
              <w:spacing w:line="240" w:lineRule="auto"/>
            </w:pPr>
            <w:r>
              <w:t>0–8</w:t>
            </w:r>
          </w:p>
        </w:tc>
        <w:tc>
          <w:tcPr>
            <w:tcW w:w="0" w:type="auto"/>
          </w:tcPr>
          <w:p w14:paraId="1381E66F" w14:textId="77777777" w:rsidR="00FB7F2F" w:rsidRDefault="00433F39" w:rsidP="007745E4">
            <w:pPr>
              <w:pStyle w:val="Compact"/>
              <w:spacing w:line="240" w:lineRule="auto"/>
              <w:jc w:val="right"/>
            </w:pPr>
            <w:r>
              <w:t>8</w:t>
            </w:r>
          </w:p>
        </w:tc>
        <w:tc>
          <w:tcPr>
            <w:tcW w:w="0" w:type="auto"/>
          </w:tcPr>
          <w:p w14:paraId="7971DBEE" w14:textId="77777777" w:rsidR="00FB7F2F" w:rsidRDefault="00433F39" w:rsidP="007745E4">
            <w:pPr>
              <w:pStyle w:val="Compact"/>
              <w:spacing w:line="240" w:lineRule="auto"/>
              <w:jc w:val="right"/>
            </w:pPr>
            <w:r>
              <w:t>0.40</w:t>
            </w:r>
          </w:p>
        </w:tc>
        <w:tc>
          <w:tcPr>
            <w:tcW w:w="0" w:type="auto"/>
          </w:tcPr>
          <w:p w14:paraId="200F2EBA" w14:textId="77777777" w:rsidR="00FB7F2F" w:rsidRDefault="00433F39" w:rsidP="007745E4">
            <w:pPr>
              <w:pStyle w:val="Compact"/>
              <w:spacing w:line="240" w:lineRule="auto"/>
              <w:jc w:val="right"/>
            </w:pPr>
            <w:r>
              <w:t>1.789</w:t>
            </w:r>
          </w:p>
        </w:tc>
      </w:tr>
      <w:tr w:rsidR="00FB7F2F" w14:paraId="6C3E61E9" w14:textId="77777777" w:rsidTr="007745E4">
        <w:tc>
          <w:tcPr>
            <w:tcW w:w="0" w:type="auto"/>
          </w:tcPr>
          <w:p w14:paraId="330BD12F" w14:textId="77777777" w:rsidR="00FB7F2F" w:rsidRDefault="00433F39" w:rsidP="007745E4">
            <w:pPr>
              <w:pStyle w:val="Compact"/>
              <w:spacing w:line="240" w:lineRule="auto"/>
            </w:pPr>
            <w:r>
              <w:t>Pinus nigra</w:t>
            </w:r>
          </w:p>
        </w:tc>
        <w:tc>
          <w:tcPr>
            <w:tcW w:w="0" w:type="auto"/>
          </w:tcPr>
          <w:p w14:paraId="6764D835" w14:textId="77777777" w:rsidR="00FB7F2F" w:rsidRDefault="00433F39" w:rsidP="007745E4">
            <w:pPr>
              <w:pStyle w:val="Compact"/>
              <w:spacing w:line="240" w:lineRule="auto"/>
            </w:pPr>
            <w:r>
              <w:t>0–42</w:t>
            </w:r>
          </w:p>
        </w:tc>
        <w:tc>
          <w:tcPr>
            <w:tcW w:w="0" w:type="auto"/>
          </w:tcPr>
          <w:p w14:paraId="22C75052" w14:textId="77777777" w:rsidR="00FB7F2F" w:rsidRDefault="00433F39" w:rsidP="007745E4">
            <w:pPr>
              <w:pStyle w:val="Compact"/>
              <w:spacing w:line="240" w:lineRule="auto"/>
              <w:jc w:val="right"/>
            </w:pPr>
            <w:r>
              <w:t>75</w:t>
            </w:r>
          </w:p>
        </w:tc>
        <w:tc>
          <w:tcPr>
            <w:tcW w:w="0" w:type="auto"/>
          </w:tcPr>
          <w:p w14:paraId="53611A87" w14:textId="77777777" w:rsidR="00FB7F2F" w:rsidRDefault="00433F39" w:rsidP="007745E4">
            <w:pPr>
              <w:pStyle w:val="Compact"/>
              <w:spacing w:line="240" w:lineRule="auto"/>
              <w:jc w:val="right"/>
            </w:pPr>
            <w:r>
              <w:t>3.75</w:t>
            </w:r>
          </w:p>
        </w:tc>
        <w:tc>
          <w:tcPr>
            <w:tcW w:w="0" w:type="auto"/>
          </w:tcPr>
          <w:p w14:paraId="4F43847C" w14:textId="77777777" w:rsidR="00FB7F2F" w:rsidRDefault="00433F39" w:rsidP="007745E4">
            <w:pPr>
              <w:pStyle w:val="Compact"/>
              <w:spacing w:line="240" w:lineRule="auto"/>
              <w:jc w:val="right"/>
            </w:pPr>
            <w:r>
              <w:t>10.944</w:t>
            </w:r>
          </w:p>
        </w:tc>
      </w:tr>
      <w:tr w:rsidR="00FB7F2F" w14:paraId="78C535C5" w14:textId="77777777" w:rsidTr="007745E4">
        <w:trPr>
          <w:cnfStyle w:val="000000100000" w:firstRow="0" w:lastRow="0" w:firstColumn="0" w:lastColumn="0" w:oddVBand="0" w:evenVBand="0" w:oddHBand="1" w:evenHBand="0" w:firstRowFirstColumn="0" w:firstRowLastColumn="0" w:lastRowFirstColumn="0" w:lastRowLastColumn="0"/>
        </w:trPr>
        <w:tc>
          <w:tcPr>
            <w:tcW w:w="0" w:type="auto"/>
          </w:tcPr>
          <w:p w14:paraId="303F11D2" w14:textId="77777777" w:rsidR="00FB7F2F" w:rsidRDefault="00433F39" w:rsidP="007745E4">
            <w:pPr>
              <w:pStyle w:val="Compact"/>
              <w:spacing w:line="240" w:lineRule="auto"/>
            </w:pPr>
            <w:r>
              <w:t>Pinus strobus</w:t>
            </w:r>
          </w:p>
        </w:tc>
        <w:tc>
          <w:tcPr>
            <w:tcW w:w="0" w:type="auto"/>
          </w:tcPr>
          <w:p w14:paraId="7E9B6799" w14:textId="77777777" w:rsidR="00FB7F2F" w:rsidRDefault="00433F39" w:rsidP="007745E4">
            <w:pPr>
              <w:pStyle w:val="Compact"/>
              <w:spacing w:line="240" w:lineRule="auto"/>
            </w:pPr>
            <w:r>
              <w:t>0–1</w:t>
            </w:r>
          </w:p>
        </w:tc>
        <w:tc>
          <w:tcPr>
            <w:tcW w:w="0" w:type="auto"/>
          </w:tcPr>
          <w:p w14:paraId="2AE24F45" w14:textId="77777777" w:rsidR="00FB7F2F" w:rsidRDefault="00433F39" w:rsidP="007745E4">
            <w:pPr>
              <w:pStyle w:val="Compact"/>
              <w:spacing w:line="240" w:lineRule="auto"/>
              <w:jc w:val="right"/>
            </w:pPr>
            <w:r>
              <w:t>1</w:t>
            </w:r>
          </w:p>
        </w:tc>
        <w:tc>
          <w:tcPr>
            <w:tcW w:w="0" w:type="auto"/>
          </w:tcPr>
          <w:p w14:paraId="4707D91E" w14:textId="77777777" w:rsidR="00FB7F2F" w:rsidRDefault="00433F39" w:rsidP="007745E4">
            <w:pPr>
              <w:pStyle w:val="Compact"/>
              <w:spacing w:line="240" w:lineRule="auto"/>
              <w:jc w:val="right"/>
            </w:pPr>
            <w:r>
              <w:t>0.05</w:t>
            </w:r>
          </w:p>
        </w:tc>
        <w:tc>
          <w:tcPr>
            <w:tcW w:w="0" w:type="auto"/>
          </w:tcPr>
          <w:p w14:paraId="13211F94" w14:textId="77777777" w:rsidR="00FB7F2F" w:rsidRDefault="00433F39" w:rsidP="007745E4">
            <w:pPr>
              <w:pStyle w:val="Compact"/>
              <w:spacing w:line="240" w:lineRule="auto"/>
              <w:jc w:val="right"/>
            </w:pPr>
            <w:r>
              <w:t>0.224</w:t>
            </w:r>
          </w:p>
        </w:tc>
      </w:tr>
      <w:tr w:rsidR="00FB7F2F" w14:paraId="61B3A1F1" w14:textId="77777777" w:rsidTr="007745E4">
        <w:tc>
          <w:tcPr>
            <w:tcW w:w="0" w:type="auto"/>
          </w:tcPr>
          <w:p w14:paraId="40ACD1EF" w14:textId="77777777" w:rsidR="00FB7F2F" w:rsidRDefault="00433F39" w:rsidP="007745E4">
            <w:pPr>
              <w:pStyle w:val="Compact"/>
              <w:spacing w:line="240" w:lineRule="auto"/>
            </w:pPr>
            <w:r>
              <w:t>Pinus sylvestris</w:t>
            </w:r>
          </w:p>
        </w:tc>
        <w:tc>
          <w:tcPr>
            <w:tcW w:w="0" w:type="auto"/>
          </w:tcPr>
          <w:p w14:paraId="40FE91F8" w14:textId="77777777" w:rsidR="00FB7F2F" w:rsidRDefault="00433F39" w:rsidP="007745E4">
            <w:pPr>
              <w:pStyle w:val="Compact"/>
              <w:spacing w:line="240" w:lineRule="auto"/>
            </w:pPr>
            <w:r>
              <w:t>0–7</w:t>
            </w:r>
          </w:p>
        </w:tc>
        <w:tc>
          <w:tcPr>
            <w:tcW w:w="0" w:type="auto"/>
          </w:tcPr>
          <w:p w14:paraId="0132B043" w14:textId="77777777" w:rsidR="00FB7F2F" w:rsidRDefault="00433F39" w:rsidP="007745E4">
            <w:pPr>
              <w:pStyle w:val="Compact"/>
              <w:spacing w:line="240" w:lineRule="auto"/>
              <w:jc w:val="right"/>
            </w:pPr>
            <w:r>
              <w:t>17</w:t>
            </w:r>
          </w:p>
        </w:tc>
        <w:tc>
          <w:tcPr>
            <w:tcW w:w="0" w:type="auto"/>
          </w:tcPr>
          <w:p w14:paraId="10A0B3AA" w14:textId="77777777" w:rsidR="00FB7F2F" w:rsidRDefault="00433F39" w:rsidP="007745E4">
            <w:pPr>
              <w:pStyle w:val="Compact"/>
              <w:spacing w:line="240" w:lineRule="auto"/>
              <w:jc w:val="right"/>
            </w:pPr>
            <w:r>
              <w:t>0.85</w:t>
            </w:r>
          </w:p>
        </w:tc>
        <w:tc>
          <w:tcPr>
            <w:tcW w:w="0" w:type="auto"/>
          </w:tcPr>
          <w:p w14:paraId="00193284" w14:textId="77777777" w:rsidR="00FB7F2F" w:rsidRDefault="00433F39" w:rsidP="007745E4">
            <w:pPr>
              <w:pStyle w:val="Compact"/>
              <w:spacing w:line="240" w:lineRule="auto"/>
              <w:jc w:val="right"/>
            </w:pPr>
            <w:r>
              <w:t>2.059</w:t>
            </w:r>
          </w:p>
        </w:tc>
      </w:tr>
      <w:tr w:rsidR="00FB7F2F" w14:paraId="255231A6" w14:textId="77777777" w:rsidTr="007745E4">
        <w:trPr>
          <w:cnfStyle w:val="000000100000" w:firstRow="0" w:lastRow="0" w:firstColumn="0" w:lastColumn="0" w:oddVBand="0" w:evenVBand="0" w:oddHBand="1" w:evenHBand="0" w:firstRowFirstColumn="0" w:firstRowLastColumn="0" w:lastRowFirstColumn="0" w:lastRowLastColumn="0"/>
        </w:trPr>
        <w:tc>
          <w:tcPr>
            <w:tcW w:w="0" w:type="auto"/>
          </w:tcPr>
          <w:p w14:paraId="435894A6" w14:textId="77777777" w:rsidR="00FB7F2F" w:rsidRDefault="00433F39" w:rsidP="007745E4">
            <w:pPr>
              <w:pStyle w:val="Compact"/>
              <w:spacing w:line="240" w:lineRule="auto"/>
            </w:pPr>
            <w:r>
              <w:t>Platanus occidentalis</w:t>
            </w:r>
          </w:p>
        </w:tc>
        <w:tc>
          <w:tcPr>
            <w:tcW w:w="0" w:type="auto"/>
          </w:tcPr>
          <w:p w14:paraId="384B7800" w14:textId="77777777" w:rsidR="00FB7F2F" w:rsidRDefault="00433F39" w:rsidP="007745E4">
            <w:pPr>
              <w:pStyle w:val="Compact"/>
              <w:spacing w:line="240" w:lineRule="auto"/>
            </w:pPr>
            <w:r>
              <w:t>0–2</w:t>
            </w:r>
          </w:p>
        </w:tc>
        <w:tc>
          <w:tcPr>
            <w:tcW w:w="0" w:type="auto"/>
          </w:tcPr>
          <w:p w14:paraId="42476DB8" w14:textId="77777777" w:rsidR="00FB7F2F" w:rsidRDefault="00433F39" w:rsidP="007745E4">
            <w:pPr>
              <w:pStyle w:val="Compact"/>
              <w:spacing w:line="240" w:lineRule="auto"/>
              <w:jc w:val="right"/>
            </w:pPr>
            <w:r>
              <w:t>3</w:t>
            </w:r>
          </w:p>
        </w:tc>
        <w:tc>
          <w:tcPr>
            <w:tcW w:w="0" w:type="auto"/>
          </w:tcPr>
          <w:p w14:paraId="4948FDE4" w14:textId="77777777" w:rsidR="00FB7F2F" w:rsidRDefault="00433F39" w:rsidP="007745E4">
            <w:pPr>
              <w:pStyle w:val="Compact"/>
              <w:spacing w:line="240" w:lineRule="auto"/>
              <w:jc w:val="right"/>
            </w:pPr>
            <w:r>
              <w:t>0.15</w:t>
            </w:r>
          </w:p>
        </w:tc>
        <w:tc>
          <w:tcPr>
            <w:tcW w:w="0" w:type="auto"/>
          </w:tcPr>
          <w:p w14:paraId="1040E9B3" w14:textId="77777777" w:rsidR="00FB7F2F" w:rsidRDefault="00433F39" w:rsidP="007745E4">
            <w:pPr>
              <w:pStyle w:val="Compact"/>
              <w:spacing w:line="240" w:lineRule="auto"/>
              <w:jc w:val="right"/>
            </w:pPr>
            <w:r>
              <w:t>0.489</w:t>
            </w:r>
          </w:p>
        </w:tc>
      </w:tr>
      <w:tr w:rsidR="00FB7F2F" w14:paraId="66DCA482" w14:textId="77777777" w:rsidTr="007745E4">
        <w:tc>
          <w:tcPr>
            <w:tcW w:w="0" w:type="auto"/>
          </w:tcPr>
          <w:p w14:paraId="5D477AEE" w14:textId="77777777" w:rsidR="00FB7F2F" w:rsidRDefault="00433F39" w:rsidP="007745E4">
            <w:pPr>
              <w:pStyle w:val="Compact"/>
              <w:spacing w:line="240" w:lineRule="auto"/>
            </w:pPr>
            <w:r>
              <w:t>Populus nigra</w:t>
            </w:r>
          </w:p>
        </w:tc>
        <w:tc>
          <w:tcPr>
            <w:tcW w:w="0" w:type="auto"/>
          </w:tcPr>
          <w:p w14:paraId="1A43DD32" w14:textId="77777777" w:rsidR="00FB7F2F" w:rsidRDefault="00433F39" w:rsidP="007745E4">
            <w:pPr>
              <w:pStyle w:val="Compact"/>
              <w:spacing w:line="240" w:lineRule="auto"/>
            </w:pPr>
            <w:r>
              <w:t>0–9</w:t>
            </w:r>
          </w:p>
        </w:tc>
        <w:tc>
          <w:tcPr>
            <w:tcW w:w="0" w:type="auto"/>
          </w:tcPr>
          <w:p w14:paraId="38898DBF" w14:textId="77777777" w:rsidR="00FB7F2F" w:rsidRDefault="00433F39" w:rsidP="007745E4">
            <w:pPr>
              <w:pStyle w:val="Compact"/>
              <w:spacing w:line="240" w:lineRule="auto"/>
              <w:jc w:val="right"/>
            </w:pPr>
            <w:r>
              <w:t>9</w:t>
            </w:r>
          </w:p>
        </w:tc>
        <w:tc>
          <w:tcPr>
            <w:tcW w:w="0" w:type="auto"/>
          </w:tcPr>
          <w:p w14:paraId="100FB646" w14:textId="77777777" w:rsidR="00FB7F2F" w:rsidRDefault="00433F39" w:rsidP="007745E4">
            <w:pPr>
              <w:pStyle w:val="Compact"/>
              <w:spacing w:line="240" w:lineRule="auto"/>
              <w:jc w:val="right"/>
            </w:pPr>
            <w:r>
              <w:t>0.45</w:t>
            </w:r>
          </w:p>
        </w:tc>
        <w:tc>
          <w:tcPr>
            <w:tcW w:w="0" w:type="auto"/>
          </w:tcPr>
          <w:p w14:paraId="45D065C2" w14:textId="77777777" w:rsidR="00FB7F2F" w:rsidRDefault="00433F39" w:rsidP="007745E4">
            <w:pPr>
              <w:pStyle w:val="Compact"/>
              <w:spacing w:line="240" w:lineRule="auto"/>
              <w:jc w:val="right"/>
            </w:pPr>
            <w:r>
              <w:t>2.012</w:t>
            </w:r>
          </w:p>
        </w:tc>
      </w:tr>
      <w:tr w:rsidR="00FB7F2F" w14:paraId="660D43FB" w14:textId="77777777" w:rsidTr="007745E4">
        <w:trPr>
          <w:cnfStyle w:val="000000100000" w:firstRow="0" w:lastRow="0" w:firstColumn="0" w:lastColumn="0" w:oddVBand="0" w:evenVBand="0" w:oddHBand="1" w:evenHBand="0" w:firstRowFirstColumn="0" w:firstRowLastColumn="0" w:lastRowFirstColumn="0" w:lastRowLastColumn="0"/>
        </w:trPr>
        <w:tc>
          <w:tcPr>
            <w:tcW w:w="0" w:type="auto"/>
          </w:tcPr>
          <w:p w14:paraId="399FF1AF" w14:textId="77777777" w:rsidR="00FB7F2F" w:rsidRDefault="00433F39" w:rsidP="007745E4">
            <w:pPr>
              <w:pStyle w:val="Compact"/>
              <w:spacing w:line="240" w:lineRule="auto"/>
            </w:pPr>
            <w:r>
              <w:t>Populus tremuloides</w:t>
            </w:r>
          </w:p>
        </w:tc>
        <w:tc>
          <w:tcPr>
            <w:tcW w:w="0" w:type="auto"/>
          </w:tcPr>
          <w:p w14:paraId="480793FA" w14:textId="77777777" w:rsidR="00FB7F2F" w:rsidRDefault="00433F39" w:rsidP="007745E4">
            <w:pPr>
              <w:pStyle w:val="Compact"/>
              <w:spacing w:line="240" w:lineRule="auto"/>
            </w:pPr>
            <w:r>
              <w:t>0–17</w:t>
            </w:r>
          </w:p>
        </w:tc>
        <w:tc>
          <w:tcPr>
            <w:tcW w:w="0" w:type="auto"/>
          </w:tcPr>
          <w:p w14:paraId="65C4A9A5" w14:textId="77777777" w:rsidR="00FB7F2F" w:rsidRDefault="00433F39" w:rsidP="007745E4">
            <w:pPr>
              <w:pStyle w:val="Compact"/>
              <w:spacing w:line="240" w:lineRule="auto"/>
              <w:jc w:val="right"/>
            </w:pPr>
            <w:r>
              <w:t>17</w:t>
            </w:r>
          </w:p>
        </w:tc>
        <w:tc>
          <w:tcPr>
            <w:tcW w:w="0" w:type="auto"/>
          </w:tcPr>
          <w:p w14:paraId="44AD1840" w14:textId="77777777" w:rsidR="00FB7F2F" w:rsidRDefault="00433F39" w:rsidP="007745E4">
            <w:pPr>
              <w:pStyle w:val="Compact"/>
              <w:spacing w:line="240" w:lineRule="auto"/>
              <w:jc w:val="right"/>
            </w:pPr>
            <w:r>
              <w:t>0.85</w:t>
            </w:r>
          </w:p>
        </w:tc>
        <w:tc>
          <w:tcPr>
            <w:tcW w:w="0" w:type="auto"/>
          </w:tcPr>
          <w:p w14:paraId="3F882C03" w14:textId="77777777" w:rsidR="00FB7F2F" w:rsidRDefault="00433F39" w:rsidP="007745E4">
            <w:pPr>
              <w:pStyle w:val="Compact"/>
              <w:spacing w:line="240" w:lineRule="auto"/>
              <w:jc w:val="right"/>
            </w:pPr>
            <w:r>
              <w:t>3.801</w:t>
            </w:r>
          </w:p>
        </w:tc>
      </w:tr>
      <w:tr w:rsidR="00FB7F2F" w14:paraId="3EACFD4B" w14:textId="77777777" w:rsidTr="007745E4">
        <w:tc>
          <w:tcPr>
            <w:tcW w:w="0" w:type="auto"/>
          </w:tcPr>
          <w:p w14:paraId="25F5ECAC" w14:textId="77777777" w:rsidR="00FB7F2F" w:rsidRDefault="00433F39" w:rsidP="007745E4">
            <w:pPr>
              <w:pStyle w:val="Compact"/>
              <w:spacing w:line="240" w:lineRule="auto"/>
            </w:pPr>
            <w:r>
              <w:t>Populus trichocarpa</w:t>
            </w:r>
          </w:p>
        </w:tc>
        <w:tc>
          <w:tcPr>
            <w:tcW w:w="0" w:type="auto"/>
          </w:tcPr>
          <w:p w14:paraId="668538F5" w14:textId="77777777" w:rsidR="00FB7F2F" w:rsidRDefault="00433F39" w:rsidP="007745E4">
            <w:pPr>
              <w:pStyle w:val="Compact"/>
              <w:spacing w:line="240" w:lineRule="auto"/>
            </w:pPr>
            <w:r>
              <w:t>0–4</w:t>
            </w:r>
          </w:p>
        </w:tc>
        <w:tc>
          <w:tcPr>
            <w:tcW w:w="0" w:type="auto"/>
          </w:tcPr>
          <w:p w14:paraId="1FE6EADE" w14:textId="77777777" w:rsidR="00FB7F2F" w:rsidRDefault="00433F39" w:rsidP="007745E4">
            <w:pPr>
              <w:pStyle w:val="Compact"/>
              <w:spacing w:line="240" w:lineRule="auto"/>
              <w:jc w:val="right"/>
            </w:pPr>
            <w:r>
              <w:t>13</w:t>
            </w:r>
          </w:p>
        </w:tc>
        <w:tc>
          <w:tcPr>
            <w:tcW w:w="0" w:type="auto"/>
          </w:tcPr>
          <w:p w14:paraId="78CD14A5" w14:textId="77777777" w:rsidR="00FB7F2F" w:rsidRDefault="00433F39" w:rsidP="007745E4">
            <w:pPr>
              <w:pStyle w:val="Compact"/>
              <w:spacing w:line="240" w:lineRule="auto"/>
              <w:jc w:val="right"/>
            </w:pPr>
            <w:r>
              <w:t>0.65</w:t>
            </w:r>
          </w:p>
        </w:tc>
        <w:tc>
          <w:tcPr>
            <w:tcW w:w="0" w:type="auto"/>
          </w:tcPr>
          <w:p w14:paraId="6E9E0183" w14:textId="77777777" w:rsidR="00FB7F2F" w:rsidRDefault="00433F39" w:rsidP="007745E4">
            <w:pPr>
              <w:pStyle w:val="Compact"/>
              <w:spacing w:line="240" w:lineRule="auto"/>
              <w:jc w:val="right"/>
            </w:pPr>
            <w:r>
              <w:t>1.268</w:t>
            </w:r>
          </w:p>
        </w:tc>
      </w:tr>
      <w:tr w:rsidR="00FB7F2F" w14:paraId="27FB19E4" w14:textId="77777777" w:rsidTr="007745E4">
        <w:trPr>
          <w:cnfStyle w:val="000000100000" w:firstRow="0" w:lastRow="0" w:firstColumn="0" w:lastColumn="0" w:oddVBand="0" w:evenVBand="0" w:oddHBand="1" w:evenHBand="0" w:firstRowFirstColumn="0" w:firstRowLastColumn="0" w:lastRowFirstColumn="0" w:lastRowLastColumn="0"/>
        </w:trPr>
        <w:tc>
          <w:tcPr>
            <w:tcW w:w="0" w:type="auto"/>
          </w:tcPr>
          <w:p w14:paraId="0D7E0615" w14:textId="77777777" w:rsidR="00FB7F2F" w:rsidRDefault="00433F39" w:rsidP="007745E4">
            <w:pPr>
              <w:pStyle w:val="Compact"/>
              <w:spacing w:line="240" w:lineRule="auto"/>
            </w:pPr>
            <w:r>
              <w:t>Prunus sp.</w:t>
            </w:r>
          </w:p>
        </w:tc>
        <w:tc>
          <w:tcPr>
            <w:tcW w:w="0" w:type="auto"/>
          </w:tcPr>
          <w:p w14:paraId="36BC1352" w14:textId="77777777" w:rsidR="00FB7F2F" w:rsidRDefault="00433F39" w:rsidP="007745E4">
            <w:pPr>
              <w:pStyle w:val="Compact"/>
              <w:spacing w:line="240" w:lineRule="auto"/>
            </w:pPr>
            <w:r>
              <w:t>0–9</w:t>
            </w:r>
          </w:p>
        </w:tc>
        <w:tc>
          <w:tcPr>
            <w:tcW w:w="0" w:type="auto"/>
          </w:tcPr>
          <w:p w14:paraId="683DF366" w14:textId="77777777" w:rsidR="00FB7F2F" w:rsidRDefault="00433F39" w:rsidP="007745E4">
            <w:pPr>
              <w:pStyle w:val="Compact"/>
              <w:spacing w:line="240" w:lineRule="auto"/>
              <w:jc w:val="right"/>
            </w:pPr>
            <w:r>
              <w:t>39</w:t>
            </w:r>
          </w:p>
        </w:tc>
        <w:tc>
          <w:tcPr>
            <w:tcW w:w="0" w:type="auto"/>
          </w:tcPr>
          <w:p w14:paraId="2BAF7C41" w14:textId="77777777" w:rsidR="00FB7F2F" w:rsidRDefault="00433F39" w:rsidP="007745E4">
            <w:pPr>
              <w:pStyle w:val="Compact"/>
              <w:spacing w:line="240" w:lineRule="auto"/>
              <w:jc w:val="right"/>
            </w:pPr>
            <w:r>
              <w:t>1.95</w:t>
            </w:r>
          </w:p>
        </w:tc>
        <w:tc>
          <w:tcPr>
            <w:tcW w:w="0" w:type="auto"/>
          </w:tcPr>
          <w:p w14:paraId="063E882F" w14:textId="77777777" w:rsidR="00FB7F2F" w:rsidRDefault="00433F39" w:rsidP="007745E4">
            <w:pPr>
              <w:pStyle w:val="Compact"/>
              <w:spacing w:line="240" w:lineRule="auto"/>
              <w:jc w:val="right"/>
            </w:pPr>
            <w:r>
              <w:t>2.819</w:t>
            </w:r>
          </w:p>
        </w:tc>
      </w:tr>
      <w:tr w:rsidR="00FB7F2F" w14:paraId="453A81E9" w14:textId="77777777" w:rsidTr="007745E4">
        <w:tc>
          <w:tcPr>
            <w:tcW w:w="0" w:type="auto"/>
          </w:tcPr>
          <w:p w14:paraId="671CF6C0" w14:textId="77777777" w:rsidR="00FB7F2F" w:rsidRDefault="00433F39" w:rsidP="007745E4">
            <w:pPr>
              <w:pStyle w:val="Compact"/>
              <w:spacing w:line="240" w:lineRule="auto"/>
            </w:pPr>
            <w:r>
              <w:lastRenderedPageBreak/>
              <w:t>Prunus subg. Padus</w:t>
            </w:r>
          </w:p>
        </w:tc>
        <w:tc>
          <w:tcPr>
            <w:tcW w:w="0" w:type="auto"/>
          </w:tcPr>
          <w:p w14:paraId="5D33030F" w14:textId="77777777" w:rsidR="00FB7F2F" w:rsidRDefault="00433F39" w:rsidP="007745E4">
            <w:pPr>
              <w:pStyle w:val="Compact"/>
              <w:spacing w:line="240" w:lineRule="auto"/>
            </w:pPr>
            <w:r>
              <w:t>0–2</w:t>
            </w:r>
          </w:p>
        </w:tc>
        <w:tc>
          <w:tcPr>
            <w:tcW w:w="0" w:type="auto"/>
          </w:tcPr>
          <w:p w14:paraId="09093217" w14:textId="77777777" w:rsidR="00FB7F2F" w:rsidRDefault="00433F39" w:rsidP="007745E4">
            <w:pPr>
              <w:pStyle w:val="Compact"/>
              <w:spacing w:line="240" w:lineRule="auto"/>
              <w:jc w:val="right"/>
            </w:pPr>
            <w:r>
              <w:t>2</w:t>
            </w:r>
          </w:p>
        </w:tc>
        <w:tc>
          <w:tcPr>
            <w:tcW w:w="0" w:type="auto"/>
          </w:tcPr>
          <w:p w14:paraId="40D35573" w14:textId="77777777" w:rsidR="00FB7F2F" w:rsidRDefault="00433F39" w:rsidP="007745E4">
            <w:pPr>
              <w:pStyle w:val="Compact"/>
              <w:spacing w:line="240" w:lineRule="auto"/>
              <w:jc w:val="right"/>
            </w:pPr>
            <w:r>
              <w:t>0.10</w:t>
            </w:r>
          </w:p>
        </w:tc>
        <w:tc>
          <w:tcPr>
            <w:tcW w:w="0" w:type="auto"/>
          </w:tcPr>
          <w:p w14:paraId="0682065B" w14:textId="77777777" w:rsidR="00FB7F2F" w:rsidRDefault="00433F39" w:rsidP="007745E4">
            <w:pPr>
              <w:pStyle w:val="Compact"/>
              <w:spacing w:line="240" w:lineRule="auto"/>
              <w:jc w:val="right"/>
            </w:pPr>
            <w:r>
              <w:t>0.447</w:t>
            </w:r>
          </w:p>
        </w:tc>
      </w:tr>
      <w:tr w:rsidR="00FB7F2F" w14:paraId="3428A4B3" w14:textId="77777777" w:rsidTr="007745E4">
        <w:trPr>
          <w:cnfStyle w:val="000000100000" w:firstRow="0" w:lastRow="0" w:firstColumn="0" w:lastColumn="0" w:oddVBand="0" w:evenVBand="0" w:oddHBand="1" w:evenHBand="0" w:firstRowFirstColumn="0" w:firstRowLastColumn="0" w:lastRowFirstColumn="0" w:lastRowLastColumn="0"/>
        </w:trPr>
        <w:tc>
          <w:tcPr>
            <w:tcW w:w="0" w:type="auto"/>
          </w:tcPr>
          <w:p w14:paraId="7096B1F7" w14:textId="77777777" w:rsidR="00FB7F2F" w:rsidRDefault="00433F39" w:rsidP="007745E4">
            <w:pPr>
              <w:pStyle w:val="Compact"/>
              <w:spacing w:line="240" w:lineRule="auto"/>
            </w:pPr>
            <w:r>
              <w:t>Pseudotsuga menziesii</w:t>
            </w:r>
          </w:p>
        </w:tc>
        <w:tc>
          <w:tcPr>
            <w:tcW w:w="0" w:type="auto"/>
          </w:tcPr>
          <w:p w14:paraId="60364744" w14:textId="77777777" w:rsidR="00FB7F2F" w:rsidRDefault="00433F39" w:rsidP="007745E4">
            <w:pPr>
              <w:pStyle w:val="Compact"/>
              <w:spacing w:line="240" w:lineRule="auto"/>
            </w:pPr>
            <w:r>
              <w:t>0–204</w:t>
            </w:r>
          </w:p>
        </w:tc>
        <w:tc>
          <w:tcPr>
            <w:tcW w:w="0" w:type="auto"/>
          </w:tcPr>
          <w:p w14:paraId="1D58E355" w14:textId="77777777" w:rsidR="00FB7F2F" w:rsidRDefault="00433F39" w:rsidP="007745E4">
            <w:pPr>
              <w:pStyle w:val="Compact"/>
              <w:spacing w:line="240" w:lineRule="auto"/>
              <w:jc w:val="right"/>
            </w:pPr>
            <w:r>
              <w:t>746</w:t>
            </w:r>
          </w:p>
        </w:tc>
        <w:tc>
          <w:tcPr>
            <w:tcW w:w="0" w:type="auto"/>
          </w:tcPr>
          <w:p w14:paraId="7615EF5E" w14:textId="77777777" w:rsidR="00FB7F2F" w:rsidRDefault="00433F39" w:rsidP="007745E4">
            <w:pPr>
              <w:pStyle w:val="Compact"/>
              <w:spacing w:line="240" w:lineRule="auto"/>
              <w:jc w:val="right"/>
            </w:pPr>
            <w:r>
              <w:t>37.30</w:t>
            </w:r>
          </w:p>
        </w:tc>
        <w:tc>
          <w:tcPr>
            <w:tcW w:w="0" w:type="auto"/>
          </w:tcPr>
          <w:p w14:paraId="428CF1E5" w14:textId="77777777" w:rsidR="00FB7F2F" w:rsidRDefault="00433F39" w:rsidP="007745E4">
            <w:pPr>
              <w:pStyle w:val="Compact"/>
              <w:spacing w:line="240" w:lineRule="auto"/>
              <w:jc w:val="right"/>
            </w:pPr>
            <w:r>
              <w:t>50.751</w:t>
            </w:r>
          </w:p>
        </w:tc>
      </w:tr>
      <w:tr w:rsidR="00FB7F2F" w14:paraId="4A91D92D" w14:textId="77777777" w:rsidTr="007745E4">
        <w:tc>
          <w:tcPr>
            <w:tcW w:w="0" w:type="auto"/>
          </w:tcPr>
          <w:p w14:paraId="16433DF2" w14:textId="77777777" w:rsidR="00FB7F2F" w:rsidRDefault="00433F39" w:rsidP="007745E4">
            <w:pPr>
              <w:pStyle w:val="Compact"/>
              <w:spacing w:line="240" w:lineRule="auto"/>
            </w:pPr>
            <w:r>
              <w:t>Quercus palustris</w:t>
            </w:r>
          </w:p>
        </w:tc>
        <w:tc>
          <w:tcPr>
            <w:tcW w:w="0" w:type="auto"/>
          </w:tcPr>
          <w:p w14:paraId="2CAC3B5E" w14:textId="77777777" w:rsidR="00FB7F2F" w:rsidRDefault="00433F39" w:rsidP="007745E4">
            <w:pPr>
              <w:pStyle w:val="Compact"/>
              <w:spacing w:line="240" w:lineRule="auto"/>
            </w:pPr>
            <w:r>
              <w:t>0–4</w:t>
            </w:r>
          </w:p>
        </w:tc>
        <w:tc>
          <w:tcPr>
            <w:tcW w:w="0" w:type="auto"/>
          </w:tcPr>
          <w:p w14:paraId="666E3F71" w14:textId="77777777" w:rsidR="00FB7F2F" w:rsidRDefault="00433F39" w:rsidP="007745E4">
            <w:pPr>
              <w:pStyle w:val="Compact"/>
              <w:spacing w:line="240" w:lineRule="auto"/>
              <w:jc w:val="right"/>
            </w:pPr>
            <w:r>
              <w:t>8</w:t>
            </w:r>
          </w:p>
        </w:tc>
        <w:tc>
          <w:tcPr>
            <w:tcW w:w="0" w:type="auto"/>
          </w:tcPr>
          <w:p w14:paraId="2E84B808" w14:textId="77777777" w:rsidR="00FB7F2F" w:rsidRDefault="00433F39" w:rsidP="007745E4">
            <w:pPr>
              <w:pStyle w:val="Compact"/>
              <w:spacing w:line="240" w:lineRule="auto"/>
              <w:jc w:val="right"/>
            </w:pPr>
            <w:r>
              <w:t>0.40</w:t>
            </w:r>
          </w:p>
        </w:tc>
        <w:tc>
          <w:tcPr>
            <w:tcW w:w="0" w:type="auto"/>
          </w:tcPr>
          <w:p w14:paraId="3494C68D" w14:textId="77777777" w:rsidR="00FB7F2F" w:rsidRDefault="00433F39" w:rsidP="007745E4">
            <w:pPr>
              <w:pStyle w:val="Compact"/>
              <w:spacing w:line="240" w:lineRule="auto"/>
              <w:jc w:val="right"/>
            </w:pPr>
            <w:r>
              <w:t>1.231</w:t>
            </w:r>
          </w:p>
        </w:tc>
      </w:tr>
      <w:tr w:rsidR="00FB7F2F" w14:paraId="6990AA10" w14:textId="77777777" w:rsidTr="007745E4">
        <w:trPr>
          <w:cnfStyle w:val="000000100000" w:firstRow="0" w:lastRow="0" w:firstColumn="0" w:lastColumn="0" w:oddVBand="0" w:evenVBand="0" w:oddHBand="1" w:evenHBand="0" w:firstRowFirstColumn="0" w:firstRowLastColumn="0" w:lastRowFirstColumn="0" w:lastRowLastColumn="0"/>
        </w:trPr>
        <w:tc>
          <w:tcPr>
            <w:tcW w:w="0" w:type="auto"/>
          </w:tcPr>
          <w:p w14:paraId="584577E6" w14:textId="77777777" w:rsidR="00FB7F2F" w:rsidRDefault="00433F39" w:rsidP="007745E4">
            <w:pPr>
              <w:pStyle w:val="Compact"/>
              <w:spacing w:line="240" w:lineRule="auto"/>
            </w:pPr>
            <w:r>
              <w:t>Quercus rubra</w:t>
            </w:r>
          </w:p>
        </w:tc>
        <w:tc>
          <w:tcPr>
            <w:tcW w:w="0" w:type="auto"/>
          </w:tcPr>
          <w:p w14:paraId="7C15A99D" w14:textId="77777777" w:rsidR="00FB7F2F" w:rsidRDefault="00433F39" w:rsidP="007745E4">
            <w:pPr>
              <w:pStyle w:val="Compact"/>
              <w:spacing w:line="240" w:lineRule="auto"/>
            </w:pPr>
            <w:r>
              <w:t>0–9</w:t>
            </w:r>
          </w:p>
        </w:tc>
        <w:tc>
          <w:tcPr>
            <w:tcW w:w="0" w:type="auto"/>
          </w:tcPr>
          <w:p w14:paraId="6618DDED" w14:textId="77777777" w:rsidR="00FB7F2F" w:rsidRDefault="00433F39" w:rsidP="007745E4">
            <w:pPr>
              <w:pStyle w:val="Compact"/>
              <w:spacing w:line="240" w:lineRule="auto"/>
              <w:jc w:val="right"/>
            </w:pPr>
            <w:r>
              <w:t>11</w:t>
            </w:r>
          </w:p>
        </w:tc>
        <w:tc>
          <w:tcPr>
            <w:tcW w:w="0" w:type="auto"/>
          </w:tcPr>
          <w:p w14:paraId="6306AA88" w14:textId="77777777" w:rsidR="00FB7F2F" w:rsidRDefault="00433F39" w:rsidP="007745E4">
            <w:pPr>
              <w:pStyle w:val="Compact"/>
              <w:spacing w:line="240" w:lineRule="auto"/>
              <w:jc w:val="right"/>
            </w:pPr>
            <w:r>
              <w:t>0.55</w:t>
            </w:r>
          </w:p>
        </w:tc>
        <w:tc>
          <w:tcPr>
            <w:tcW w:w="0" w:type="auto"/>
          </w:tcPr>
          <w:p w14:paraId="11C910A8" w14:textId="77777777" w:rsidR="00FB7F2F" w:rsidRDefault="00433F39" w:rsidP="007745E4">
            <w:pPr>
              <w:pStyle w:val="Compact"/>
              <w:spacing w:line="240" w:lineRule="auto"/>
              <w:jc w:val="right"/>
            </w:pPr>
            <w:r>
              <w:t>2.038</w:t>
            </w:r>
          </w:p>
        </w:tc>
      </w:tr>
      <w:tr w:rsidR="00FB7F2F" w14:paraId="003BA7DD" w14:textId="77777777" w:rsidTr="007745E4">
        <w:tc>
          <w:tcPr>
            <w:tcW w:w="0" w:type="auto"/>
          </w:tcPr>
          <w:p w14:paraId="6DD90805" w14:textId="77777777" w:rsidR="00FB7F2F" w:rsidRDefault="00433F39" w:rsidP="007745E4">
            <w:pPr>
              <w:pStyle w:val="Compact"/>
              <w:spacing w:line="240" w:lineRule="auto"/>
            </w:pPr>
            <w:r>
              <w:t>Robinia pseudoacacia</w:t>
            </w:r>
          </w:p>
        </w:tc>
        <w:tc>
          <w:tcPr>
            <w:tcW w:w="0" w:type="auto"/>
          </w:tcPr>
          <w:p w14:paraId="3A158A59" w14:textId="77777777" w:rsidR="00FB7F2F" w:rsidRDefault="00433F39" w:rsidP="007745E4">
            <w:pPr>
              <w:pStyle w:val="Compact"/>
              <w:spacing w:line="240" w:lineRule="auto"/>
            </w:pPr>
            <w:r>
              <w:t>0–3</w:t>
            </w:r>
          </w:p>
        </w:tc>
        <w:tc>
          <w:tcPr>
            <w:tcW w:w="0" w:type="auto"/>
          </w:tcPr>
          <w:p w14:paraId="67694CC6" w14:textId="77777777" w:rsidR="00FB7F2F" w:rsidRDefault="00433F39" w:rsidP="007745E4">
            <w:pPr>
              <w:pStyle w:val="Compact"/>
              <w:spacing w:line="240" w:lineRule="auto"/>
              <w:jc w:val="right"/>
            </w:pPr>
            <w:r>
              <w:t>3</w:t>
            </w:r>
          </w:p>
        </w:tc>
        <w:tc>
          <w:tcPr>
            <w:tcW w:w="0" w:type="auto"/>
          </w:tcPr>
          <w:p w14:paraId="4DB33CF8" w14:textId="77777777" w:rsidR="00FB7F2F" w:rsidRDefault="00433F39" w:rsidP="007745E4">
            <w:pPr>
              <w:pStyle w:val="Compact"/>
              <w:spacing w:line="240" w:lineRule="auto"/>
              <w:jc w:val="right"/>
            </w:pPr>
            <w:r>
              <w:t>0.15</w:t>
            </w:r>
          </w:p>
        </w:tc>
        <w:tc>
          <w:tcPr>
            <w:tcW w:w="0" w:type="auto"/>
          </w:tcPr>
          <w:p w14:paraId="7036C54A" w14:textId="77777777" w:rsidR="00FB7F2F" w:rsidRDefault="00433F39" w:rsidP="007745E4">
            <w:pPr>
              <w:pStyle w:val="Compact"/>
              <w:spacing w:line="240" w:lineRule="auto"/>
              <w:jc w:val="right"/>
            </w:pPr>
            <w:r>
              <w:t>0.671</w:t>
            </w:r>
          </w:p>
        </w:tc>
      </w:tr>
      <w:tr w:rsidR="00FB7F2F" w14:paraId="4B07CBE1" w14:textId="77777777" w:rsidTr="007745E4">
        <w:trPr>
          <w:cnfStyle w:val="000000100000" w:firstRow="0" w:lastRow="0" w:firstColumn="0" w:lastColumn="0" w:oddVBand="0" w:evenVBand="0" w:oddHBand="1" w:evenHBand="0" w:firstRowFirstColumn="0" w:firstRowLastColumn="0" w:lastRowFirstColumn="0" w:lastRowLastColumn="0"/>
        </w:trPr>
        <w:tc>
          <w:tcPr>
            <w:tcW w:w="0" w:type="auto"/>
          </w:tcPr>
          <w:p w14:paraId="0BA3860E" w14:textId="77777777" w:rsidR="00FB7F2F" w:rsidRDefault="00433F39" w:rsidP="007745E4">
            <w:pPr>
              <w:pStyle w:val="Compact"/>
              <w:spacing w:line="240" w:lineRule="auto"/>
            </w:pPr>
            <w:r>
              <w:t>Sorbus aucuparia</w:t>
            </w:r>
          </w:p>
        </w:tc>
        <w:tc>
          <w:tcPr>
            <w:tcW w:w="0" w:type="auto"/>
          </w:tcPr>
          <w:p w14:paraId="1B5A867B" w14:textId="77777777" w:rsidR="00FB7F2F" w:rsidRDefault="00433F39" w:rsidP="007745E4">
            <w:pPr>
              <w:pStyle w:val="Compact"/>
              <w:spacing w:line="240" w:lineRule="auto"/>
            </w:pPr>
            <w:r>
              <w:t>0–1</w:t>
            </w:r>
          </w:p>
        </w:tc>
        <w:tc>
          <w:tcPr>
            <w:tcW w:w="0" w:type="auto"/>
          </w:tcPr>
          <w:p w14:paraId="7AE5D1CC" w14:textId="77777777" w:rsidR="00FB7F2F" w:rsidRDefault="00433F39" w:rsidP="007745E4">
            <w:pPr>
              <w:pStyle w:val="Compact"/>
              <w:spacing w:line="240" w:lineRule="auto"/>
              <w:jc w:val="right"/>
            </w:pPr>
            <w:r>
              <w:t>1</w:t>
            </w:r>
          </w:p>
        </w:tc>
        <w:tc>
          <w:tcPr>
            <w:tcW w:w="0" w:type="auto"/>
          </w:tcPr>
          <w:p w14:paraId="5DAE67BF" w14:textId="77777777" w:rsidR="00FB7F2F" w:rsidRDefault="00433F39" w:rsidP="007745E4">
            <w:pPr>
              <w:pStyle w:val="Compact"/>
              <w:spacing w:line="240" w:lineRule="auto"/>
              <w:jc w:val="right"/>
            </w:pPr>
            <w:r>
              <w:t>0.05</w:t>
            </w:r>
          </w:p>
        </w:tc>
        <w:tc>
          <w:tcPr>
            <w:tcW w:w="0" w:type="auto"/>
          </w:tcPr>
          <w:p w14:paraId="06CEEA86" w14:textId="77777777" w:rsidR="00FB7F2F" w:rsidRDefault="00433F39" w:rsidP="007745E4">
            <w:pPr>
              <w:pStyle w:val="Compact"/>
              <w:spacing w:line="240" w:lineRule="auto"/>
              <w:jc w:val="right"/>
            </w:pPr>
            <w:r>
              <w:t>0.224</w:t>
            </w:r>
          </w:p>
        </w:tc>
      </w:tr>
      <w:tr w:rsidR="00FB7F2F" w14:paraId="497B89B4" w14:textId="77777777" w:rsidTr="007745E4">
        <w:tc>
          <w:tcPr>
            <w:tcW w:w="0" w:type="auto"/>
          </w:tcPr>
          <w:p w14:paraId="05254F3C" w14:textId="77777777" w:rsidR="00FB7F2F" w:rsidRDefault="00433F39" w:rsidP="007745E4">
            <w:pPr>
              <w:pStyle w:val="Compact"/>
              <w:spacing w:line="240" w:lineRule="auto"/>
            </w:pPr>
            <w:r>
              <w:t>Taxus brevifolia</w:t>
            </w:r>
          </w:p>
        </w:tc>
        <w:tc>
          <w:tcPr>
            <w:tcW w:w="0" w:type="auto"/>
          </w:tcPr>
          <w:p w14:paraId="035D51C5" w14:textId="77777777" w:rsidR="00FB7F2F" w:rsidRDefault="00433F39" w:rsidP="007745E4">
            <w:pPr>
              <w:pStyle w:val="Compact"/>
              <w:spacing w:line="240" w:lineRule="auto"/>
            </w:pPr>
            <w:r>
              <w:t>0–1</w:t>
            </w:r>
          </w:p>
        </w:tc>
        <w:tc>
          <w:tcPr>
            <w:tcW w:w="0" w:type="auto"/>
          </w:tcPr>
          <w:p w14:paraId="2E16A30C" w14:textId="77777777" w:rsidR="00FB7F2F" w:rsidRDefault="00433F39" w:rsidP="007745E4">
            <w:pPr>
              <w:pStyle w:val="Compact"/>
              <w:spacing w:line="240" w:lineRule="auto"/>
              <w:jc w:val="right"/>
            </w:pPr>
            <w:r>
              <w:t>1</w:t>
            </w:r>
          </w:p>
        </w:tc>
        <w:tc>
          <w:tcPr>
            <w:tcW w:w="0" w:type="auto"/>
          </w:tcPr>
          <w:p w14:paraId="3579CAD8" w14:textId="77777777" w:rsidR="00FB7F2F" w:rsidRDefault="00433F39" w:rsidP="007745E4">
            <w:pPr>
              <w:pStyle w:val="Compact"/>
              <w:spacing w:line="240" w:lineRule="auto"/>
              <w:jc w:val="right"/>
            </w:pPr>
            <w:r>
              <w:t>0.05</w:t>
            </w:r>
          </w:p>
        </w:tc>
        <w:tc>
          <w:tcPr>
            <w:tcW w:w="0" w:type="auto"/>
          </w:tcPr>
          <w:p w14:paraId="1C677EE3" w14:textId="77777777" w:rsidR="00FB7F2F" w:rsidRDefault="00433F39" w:rsidP="007745E4">
            <w:pPr>
              <w:pStyle w:val="Compact"/>
              <w:spacing w:line="240" w:lineRule="auto"/>
              <w:jc w:val="right"/>
            </w:pPr>
            <w:r>
              <w:t>0.224</w:t>
            </w:r>
          </w:p>
        </w:tc>
      </w:tr>
      <w:tr w:rsidR="00FB7F2F" w14:paraId="26DCC93F" w14:textId="77777777" w:rsidTr="007745E4">
        <w:trPr>
          <w:cnfStyle w:val="000000100000" w:firstRow="0" w:lastRow="0" w:firstColumn="0" w:lastColumn="0" w:oddVBand="0" w:evenVBand="0" w:oddHBand="1" w:evenHBand="0" w:firstRowFirstColumn="0" w:firstRowLastColumn="0" w:lastRowFirstColumn="0" w:lastRowLastColumn="0"/>
        </w:trPr>
        <w:tc>
          <w:tcPr>
            <w:tcW w:w="0" w:type="auto"/>
          </w:tcPr>
          <w:p w14:paraId="235EA3EC" w14:textId="77777777" w:rsidR="00FB7F2F" w:rsidRDefault="00433F39" w:rsidP="007745E4">
            <w:pPr>
              <w:pStyle w:val="Compact"/>
              <w:spacing w:line="240" w:lineRule="auto"/>
            </w:pPr>
            <w:r>
              <w:t>Thuja plicata</w:t>
            </w:r>
          </w:p>
        </w:tc>
        <w:tc>
          <w:tcPr>
            <w:tcW w:w="0" w:type="auto"/>
          </w:tcPr>
          <w:p w14:paraId="00C34CEF" w14:textId="77777777" w:rsidR="00FB7F2F" w:rsidRDefault="00433F39" w:rsidP="007745E4">
            <w:pPr>
              <w:pStyle w:val="Compact"/>
              <w:spacing w:line="240" w:lineRule="auto"/>
            </w:pPr>
            <w:r>
              <w:t>0–53</w:t>
            </w:r>
          </w:p>
        </w:tc>
        <w:tc>
          <w:tcPr>
            <w:tcW w:w="0" w:type="auto"/>
          </w:tcPr>
          <w:p w14:paraId="5F6B2924" w14:textId="77777777" w:rsidR="00FB7F2F" w:rsidRDefault="00433F39" w:rsidP="007745E4">
            <w:pPr>
              <w:pStyle w:val="Compact"/>
              <w:spacing w:line="240" w:lineRule="auto"/>
              <w:jc w:val="right"/>
            </w:pPr>
            <w:r>
              <w:t>245</w:t>
            </w:r>
          </w:p>
        </w:tc>
        <w:tc>
          <w:tcPr>
            <w:tcW w:w="0" w:type="auto"/>
          </w:tcPr>
          <w:p w14:paraId="2D162C63" w14:textId="77777777" w:rsidR="00FB7F2F" w:rsidRDefault="00433F39" w:rsidP="007745E4">
            <w:pPr>
              <w:pStyle w:val="Compact"/>
              <w:spacing w:line="240" w:lineRule="auto"/>
              <w:jc w:val="right"/>
            </w:pPr>
            <w:r>
              <w:t>12.25</w:t>
            </w:r>
          </w:p>
        </w:tc>
        <w:tc>
          <w:tcPr>
            <w:tcW w:w="0" w:type="auto"/>
          </w:tcPr>
          <w:p w14:paraId="46B19CE5" w14:textId="77777777" w:rsidR="00FB7F2F" w:rsidRDefault="00433F39" w:rsidP="007745E4">
            <w:pPr>
              <w:pStyle w:val="Compact"/>
              <w:spacing w:line="240" w:lineRule="auto"/>
              <w:jc w:val="right"/>
            </w:pPr>
            <w:r>
              <w:t>15.269</w:t>
            </w:r>
          </w:p>
        </w:tc>
      </w:tr>
      <w:tr w:rsidR="00FB7F2F" w14:paraId="09A4BBD0" w14:textId="77777777" w:rsidTr="007745E4">
        <w:tc>
          <w:tcPr>
            <w:tcW w:w="0" w:type="auto"/>
          </w:tcPr>
          <w:p w14:paraId="7F21375F" w14:textId="77777777" w:rsidR="00FB7F2F" w:rsidRDefault="00433F39" w:rsidP="007745E4">
            <w:pPr>
              <w:pStyle w:val="Compact"/>
              <w:spacing w:line="240" w:lineRule="auto"/>
            </w:pPr>
            <w:r>
              <w:t>Tilia sp.</w:t>
            </w:r>
          </w:p>
        </w:tc>
        <w:tc>
          <w:tcPr>
            <w:tcW w:w="0" w:type="auto"/>
          </w:tcPr>
          <w:p w14:paraId="38562E46" w14:textId="77777777" w:rsidR="00FB7F2F" w:rsidRDefault="00433F39" w:rsidP="007745E4">
            <w:pPr>
              <w:pStyle w:val="Compact"/>
              <w:spacing w:line="240" w:lineRule="auto"/>
            </w:pPr>
            <w:r>
              <w:t>0–1</w:t>
            </w:r>
          </w:p>
        </w:tc>
        <w:tc>
          <w:tcPr>
            <w:tcW w:w="0" w:type="auto"/>
          </w:tcPr>
          <w:p w14:paraId="5D3A0985" w14:textId="77777777" w:rsidR="00FB7F2F" w:rsidRDefault="00433F39" w:rsidP="007745E4">
            <w:pPr>
              <w:pStyle w:val="Compact"/>
              <w:spacing w:line="240" w:lineRule="auto"/>
              <w:jc w:val="right"/>
            </w:pPr>
            <w:r>
              <w:t>1</w:t>
            </w:r>
          </w:p>
        </w:tc>
        <w:tc>
          <w:tcPr>
            <w:tcW w:w="0" w:type="auto"/>
          </w:tcPr>
          <w:p w14:paraId="168C2835" w14:textId="77777777" w:rsidR="00FB7F2F" w:rsidRDefault="00433F39" w:rsidP="007745E4">
            <w:pPr>
              <w:pStyle w:val="Compact"/>
              <w:spacing w:line="240" w:lineRule="auto"/>
              <w:jc w:val="right"/>
            </w:pPr>
            <w:r>
              <w:t>0.05</w:t>
            </w:r>
          </w:p>
        </w:tc>
        <w:tc>
          <w:tcPr>
            <w:tcW w:w="0" w:type="auto"/>
          </w:tcPr>
          <w:p w14:paraId="19EF3A85" w14:textId="77777777" w:rsidR="00FB7F2F" w:rsidRDefault="00433F39" w:rsidP="007745E4">
            <w:pPr>
              <w:pStyle w:val="Compact"/>
              <w:spacing w:line="240" w:lineRule="auto"/>
              <w:jc w:val="right"/>
            </w:pPr>
            <w:r>
              <w:t>0.224</w:t>
            </w:r>
          </w:p>
        </w:tc>
      </w:tr>
      <w:tr w:rsidR="00FB7F2F" w14:paraId="0D20D7AD" w14:textId="77777777" w:rsidTr="007745E4">
        <w:trPr>
          <w:cnfStyle w:val="000000100000" w:firstRow="0" w:lastRow="0" w:firstColumn="0" w:lastColumn="0" w:oddVBand="0" w:evenVBand="0" w:oddHBand="1" w:evenHBand="0" w:firstRowFirstColumn="0" w:firstRowLastColumn="0" w:lastRowFirstColumn="0" w:lastRowLastColumn="0"/>
        </w:trPr>
        <w:tc>
          <w:tcPr>
            <w:tcW w:w="0" w:type="auto"/>
          </w:tcPr>
          <w:p w14:paraId="0FC5D695" w14:textId="77777777" w:rsidR="00FB7F2F" w:rsidRDefault="00433F39" w:rsidP="007745E4">
            <w:pPr>
              <w:pStyle w:val="Compact"/>
              <w:spacing w:line="240" w:lineRule="auto"/>
            </w:pPr>
            <w:r>
              <w:t>Tsuga heterophylla</w:t>
            </w:r>
          </w:p>
        </w:tc>
        <w:tc>
          <w:tcPr>
            <w:tcW w:w="0" w:type="auto"/>
          </w:tcPr>
          <w:p w14:paraId="33C5D890" w14:textId="77777777" w:rsidR="00FB7F2F" w:rsidRDefault="00433F39" w:rsidP="007745E4">
            <w:pPr>
              <w:pStyle w:val="Compact"/>
              <w:spacing w:line="240" w:lineRule="auto"/>
            </w:pPr>
            <w:r>
              <w:t>0–3</w:t>
            </w:r>
          </w:p>
        </w:tc>
        <w:tc>
          <w:tcPr>
            <w:tcW w:w="0" w:type="auto"/>
          </w:tcPr>
          <w:p w14:paraId="4811DC43" w14:textId="77777777" w:rsidR="00FB7F2F" w:rsidRDefault="00433F39" w:rsidP="007745E4">
            <w:pPr>
              <w:pStyle w:val="Compact"/>
              <w:spacing w:line="240" w:lineRule="auto"/>
              <w:jc w:val="right"/>
            </w:pPr>
            <w:r>
              <w:t>5</w:t>
            </w:r>
          </w:p>
        </w:tc>
        <w:tc>
          <w:tcPr>
            <w:tcW w:w="0" w:type="auto"/>
          </w:tcPr>
          <w:p w14:paraId="703BC8E9" w14:textId="77777777" w:rsidR="00FB7F2F" w:rsidRDefault="00433F39" w:rsidP="007745E4">
            <w:pPr>
              <w:pStyle w:val="Compact"/>
              <w:spacing w:line="240" w:lineRule="auto"/>
              <w:jc w:val="right"/>
            </w:pPr>
            <w:r>
              <w:t>0.25</w:t>
            </w:r>
          </w:p>
        </w:tc>
        <w:tc>
          <w:tcPr>
            <w:tcW w:w="0" w:type="auto"/>
          </w:tcPr>
          <w:p w14:paraId="409772ED" w14:textId="77777777" w:rsidR="00FB7F2F" w:rsidRDefault="00433F39" w:rsidP="007745E4">
            <w:pPr>
              <w:pStyle w:val="Compact"/>
              <w:spacing w:line="240" w:lineRule="auto"/>
              <w:jc w:val="right"/>
            </w:pPr>
            <w:r>
              <w:t>0.716</w:t>
            </w:r>
          </w:p>
        </w:tc>
      </w:tr>
      <w:tr w:rsidR="00FB7F2F" w14:paraId="2D320F11" w14:textId="77777777" w:rsidTr="007745E4">
        <w:tc>
          <w:tcPr>
            <w:tcW w:w="0" w:type="auto"/>
          </w:tcPr>
          <w:p w14:paraId="3FFEB8B4" w14:textId="77777777" w:rsidR="00FB7F2F" w:rsidRDefault="00433F39" w:rsidP="007745E4">
            <w:pPr>
              <w:pStyle w:val="Compact"/>
              <w:spacing w:line="240" w:lineRule="auto"/>
            </w:pPr>
            <w:r>
              <w:t>Ulmus sp.</w:t>
            </w:r>
          </w:p>
        </w:tc>
        <w:tc>
          <w:tcPr>
            <w:tcW w:w="0" w:type="auto"/>
          </w:tcPr>
          <w:p w14:paraId="2A00955A" w14:textId="77777777" w:rsidR="00FB7F2F" w:rsidRDefault="00433F39" w:rsidP="007745E4">
            <w:pPr>
              <w:pStyle w:val="Compact"/>
              <w:spacing w:line="240" w:lineRule="auto"/>
            </w:pPr>
            <w:r>
              <w:t>0–4</w:t>
            </w:r>
          </w:p>
        </w:tc>
        <w:tc>
          <w:tcPr>
            <w:tcW w:w="0" w:type="auto"/>
          </w:tcPr>
          <w:p w14:paraId="736E6DDE" w14:textId="77777777" w:rsidR="00FB7F2F" w:rsidRDefault="00433F39" w:rsidP="007745E4">
            <w:pPr>
              <w:pStyle w:val="Compact"/>
              <w:spacing w:line="240" w:lineRule="auto"/>
              <w:jc w:val="right"/>
            </w:pPr>
            <w:r>
              <w:t>4</w:t>
            </w:r>
          </w:p>
        </w:tc>
        <w:tc>
          <w:tcPr>
            <w:tcW w:w="0" w:type="auto"/>
          </w:tcPr>
          <w:p w14:paraId="6E79C51F" w14:textId="77777777" w:rsidR="00FB7F2F" w:rsidRDefault="00433F39" w:rsidP="007745E4">
            <w:pPr>
              <w:pStyle w:val="Compact"/>
              <w:spacing w:line="240" w:lineRule="auto"/>
              <w:jc w:val="right"/>
            </w:pPr>
            <w:r>
              <w:t>0.20</w:t>
            </w:r>
          </w:p>
        </w:tc>
        <w:tc>
          <w:tcPr>
            <w:tcW w:w="0" w:type="auto"/>
          </w:tcPr>
          <w:p w14:paraId="508C309E" w14:textId="77777777" w:rsidR="00FB7F2F" w:rsidRDefault="00433F39" w:rsidP="007745E4">
            <w:pPr>
              <w:pStyle w:val="Compact"/>
              <w:spacing w:line="240" w:lineRule="auto"/>
              <w:jc w:val="right"/>
            </w:pPr>
            <w:r>
              <w:t>0.894</w:t>
            </w:r>
          </w:p>
        </w:tc>
      </w:tr>
      <w:tr w:rsidR="00FB7F2F" w14:paraId="245F7E44" w14:textId="77777777" w:rsidTr="007745E4">
        <w:trPr>
          <w:cnfStyle w:val="000000100000" w:firstRow="0" w:lastRow="0" w:firstColumn="0" w:lastColumn="0" w:oddVBand="0" w:evenVBand="0" w:oddHBand="1" w:evenHBand="0" w:firstRowFirstColumn="0" w:firstRowLastColumn="0" w:lastRowFirstColumn="0" w:lastRowLastColumn="0"/>
        </w:trPr>
        <w:tc>
          <w:tcPr>
            <w:tcW w:w="0" w:type="auto"/>
          </w:tcPr>
          <w:p w14:paraId="7478C7B4" w14:textId="77777777" w:rsidR="00FB7F2F" w:rsidRDefault="00433F39" w:rsidP="007745E4">
            <w:pPr>
              <w:pStyle w:val="Compact"/>
              <w:spacing w:line="240" w:lineRule="auto"/>
            </w:pPr>
            <w:r>
              <w:t>Unknown Broadleaf 1</w:t>
            </w:r>
          </w:p>
        </w:tc>
        <w:tc>
          <w:tcPr>
            <w:tcW w:w="0" w:type="auto"/>
          </w:tcPr>
          <w:p w14:paraId="58923E00" w14:textId="77777777" w:rsidR="00FB7F2F" w:rsidRDefault="00433F39" w:rsidP="007745E4">
            <w:pPr>
              <w:pStyle w:val="Compact"/>
              <w:spacing w:line="240" w:lineRule="auto"/>
            </w:pPr>
            <w:r>
              <w:t>0–2</w:t>
            </w:r>
          </w:p>
        </w:tc>
        <w:tc>
          <w:tcPr>
            <w:tcW w:w="0" w:type="auto"/>
          </w:tcPr>
          <w:p w14:paraId="7D615858" w14:textId="77777777" w:rsidR="00FB7F2F" w:rsidRDefault="00433F39" w:rsidP="007745E4">
            <w:pPr>
              <w:pStyle w:val="Compact"/>
              <w:spacing w:line="240" w:lineRule="auto"/>
              <w:jc w:val="right"/>
            </w:pPr>
            <w:r>
              <w:t>2</w:t>
            </w:r>
          </w:p>
        </w:tc>
        <w:tc>
          <w:tcPr>
            <w:tcW w:w="0" w:type="auto"/>
          </w:tcPr>
          <w:p w14:paraId="1A8719B6" w14:textId="77777777" w:rsidR="00FB7F2F" w:rsidRDefault="00433F39" w:rsidP="007745E4">
            <w:pPr>
              <w:pStyle w:val="Compact"/>
              <w:spacing w:line="240" w:lineRule="auto"/>
              <w:jc w:val="right"/>
            </w:pPr>
            <w:r>
              <w:t>0.10</w:t>
            </w:r>
          </w:p>
        </w:tc>
        <w:tc>
          <w:tcPr>
            <w:tcW w:w="0" w:type="auto"/>
          </w:tcPr>
          <w:p w14:paraId="4BF22AC4" w14:textId="77777777" w:rsidR="00FB7F2F" w:rsidRDefault="00433F39" w:rsidP="007745E4">
            <w:pPr>
              <w:pStyle w:val="Compact"/>
              <w:spacing w:line="240" w:lineRule="auto"/>
              <w:jc w:val="right"/>
            </w:pPr>
            <w:r>
              <w:t>0.447</w:t>
            </w:r>
          </w:p>
        </w:tc>
      </w:tr>
      <w:tr w:rsidR="00FB7F2F" w14:paraId="1898ACDB" w14:textId="77777777" w:rsidTr="007745E4">
        <w:tc>
          <w:tcPr>
            <w:tcW w:w="0" w:type="auto"/>
          </w:tcPr>
          <w:p w14:paraId="7E7BC11A" w14:textId="77777777" w:rsidR="00FB7F2F" w:rsidRDefault="00433F39" w:rsidP="007745E4">
            <w:pPr>
              <w:pStyle w:val="Compact"/>
              <w:spacing w:line="240" w:lineRule="auto"/>
            </w:pPr>
            <w:r>
              <w:t>Unknown Broadleaf 2</w:t>
            </w:r>
          </w:p>
        </w:tc>
        <w:tc>
          <w:tcPr>
            <w:tcW w:w="0" w:type="auto"/>
          </w:tcPr>
          <w:p w14:paraId="6CAC10CF" w14:textId="77777777" w:rsidR="00FB7F2F" w:rsidRDefault="00433F39" w:rsidP="007745E4">
            <w:pPr>
              <w:pStyle w:val="Compact"/>
              <w:spacing w:line="240" w:lineRule="auto"/>
            </w:pPr>
            <w:r>
              <w:t>0–1</w:t>
            </w:r>
          </w:p>
        </w:tc>
        <w:tc>
          <w:tcPr>
            <w:tcW w:w="0" w:type="auto"/>
          </w:tcPr>
          <w:p w14:paraId="200DB389" w14:textId="77777777" w:rsidR="00FB7F2F" w:rsidRDefault="00433F39" w:rsidP="007745E4">
            <w:pPr>
              <w:pStyle w:val="Compact"/>
              <w:spacing w:line="240" w:lineRule="auto"/>
              <w:jc w:val="right"/>
            </w:pPr>
            <w:r>
              <w:t>1</w:t>
            </w:r>
          </w:p>
        </w:tc>
        <w:tc>
          <w:tcPr>
            <w:tcW w:w="0" w:type="auto"/>
          </w:tcPr>
          <w:p w14:paraId="48AD5C9F" w14:textId="77777777" w:rsidR="00FB7F2F" w:rsidRDefault="00433F39" w:rsidP="007745E4">
            <w:pPr>
              <w:pStyle w:val="Compact"/>
              <w:spacing w:line="240" w:lineRule="auto"/>
              <w:jc w:val="right"/>
            </w:pPr>
            <w:r>
              <w:t>0.05</w:t>
            </w:r>
          </w:p>
        </w:tc>
        <w:tc>
          <w:tcPr>
            <w:tcW w:w="0" w:type="auto"/>
          </w:tcPr>
          <w:p w14:paraId="3DC70F09" w14:textId="77777777" w:rsidR="00FB7F2F" w:rsidRDefault="00433F39" w:rsidP="007745E4">
            <w:pPr>
              <w:pStyle w:val="Compact"/>
              <w:spacing w:line="240" w:lineRule="auto"/>
              <w:jc w:val="right"/>
            </w:pPr>
            <w:r>
              <w:t>0.224</w:t>
            </w:r>
          </w:p>
        </w:tc>
      </w:tr>
      <w:tr w:rsidR="00FB7F2F" w14:paraId="7B8C6EC0" w14:textId="77777777" w:rsidTr="007745E4">
        <w:trPr>
          <w:cnfStyle w:val="000000100000" w:firstRow="0" w:lastRow="0" w:firstColumn="0" w:lastColumn="0" w:oddVBand="0" w:evenVBand="0" w:oddHBand="1" w:evenHBand="0" w:firstRowFirstColumn="0" w:firstRowLastColumn="0" w:lastRowFirstColumn="0" w:lastRowLastColumn="0"/>
        </w:trPr>
        <w:tc>
          <w:tcPr>
            <w:tcW w:w="0" w:type="auto"/>
          </w:tcPr>
          <w:p w14:paraId="342C0635" w14:textId="77777777" w:rsidR="00FB7F2F" w:rsidRDefault="00433F39" w:rsidP="007745E4">
            <w:pPr>
              <w:pStyle w:val="Compact"/>
              <w:spacing w:line="240" w:lineRule="auto"/>
            </w:pPr>
            <w:r>
              <w:t>Unknown Broadleaf 3</w:t>
            </w:r>
          </w:p>
        </w:tc>
        <w:tc>
          <w:tcPr>
            <w:tcW w:w="0" w:type="auto"/>
          </w:tcPr>
          <w:p w14:paraId="17F6DF05" w14:textId="77777777" w:rsidR="00FB7F2F" w:rsidRDefault="00433F39" w:rsidP="007745E4">
            <w:pPr>
              <w:pStyle w:val="Compact"/>
              <w:spacing w:line="240" w:lineRule="auto"/>
            </w:pPr>
            <w:r>
              <w:t>0–1</w:t>
            </w:r>
          </w:p>
        </w:tc>
        <w:tc>
          <w:tcPr>
            <w:tcW w:w="0" w:type="auto"/>
          </w:tcPr>
          <w:p w14:paraId="74D68C65" w14:textId="77777777" w:rsidR="00FB7F2F" w:rsidRDefault="00433F39" w:rsidP="007745E4">
            <w:pPr>
              <w:pStyle w:val="Compact"/>
              <w:spacing w:line="240" w:lineRule="auto"/>
              <w:jc w:val="right"/>
            </w:pPr>
            <w:r>
              <w:t>1</w:t>
            </w:r>
          </w:p>
        </w:tc>
        <w:tc>
          <w:tcPr>
            <w:tcW w:w="0" w:type="auto"/>
          </w:tcPr>
          <w:p w14:paraId="65D4E6C4" w14:textId="77777777" w:rsidR="00FB7F2F" w:rsidRDefault="00433F39" w:rsidP="007745E4">
            <w:pPr>
              <w:pStyle w:val="Compact"/>
              <w:spacing w:line="240" w:lineRule="auto"/>
              <w:jc w:val="right"/>
            </w:pPr>
            <w:r>
              <w:t>0.05</w:t>
            </w:r>
          </w:p>
        </w:tc>
        <w:tc>
          <w:tcPr>
            <w:tcW w:w="0" w:type="auto"/>
          </w:tcPr>
          <w:p w14:paraId="33A5D295" w14:textId="77777777" w:rsidR="00FB7F2F" w:rsidRDefault="00433F39" w:rsidP="007745E4">
            <w:pPr>
              <w:pStyle w:val="Compact"/>
              <w:spacing w:line="240" w:lineRule="auto"/>
              <w:jc w:val="right"/>
            </w:pPr>
            <w:r>
              <w:t>0.224</w:t>
            </w:r>
          </w:p>
        </w:tc>
      </w:tr>
      <w:tr w:rsidR="00FB7F2F" w14:paraId="3584C3D6" w14:textId="77777777" w:rsidTr="007745E4">
        <w:tc>
          <w:tcPr>
            <w:tcW w:w="0" w:type="auto"/>
          </w:tcPr>
          <w:p w14:paraId="5581A6AC" w14:textId="77777777" w:rsidR="00FB7F2F" w:rsidRDefault="00433F39" w:rsidP="007745E4">
            <w:pPr>
              <w:pStyle w:val="Compact"/>
              <w:spacing w:line="240" w:lineRule="auto"/>
            </w:pPr>
            <w:r>
              <w:t>Unknown Broadleaf 4</w:t>
            </w:r>
          </w:p>
        </w:tc>
        <w:tc>
          <w:tcPr>
            <w:tcW w:w="0" w:type="auto"/>
          </w:tcPr>
          <w:p w14:paraId="69E3F61D" w14:textId="77777777" w:rsidR="00FB7F2F" w:rsidRDefault="00433F39" w:rsidP="007745E4">
            <w:pPr>
              <w:pStyle w:val="Compact"/>
              <w:spacing w:line="240" w:lineRule="auto"/>
            </w:pPr>
            <w:r>
              <w:t>0–1</w:t>
            </w:r>
          </w:p>
        </w:tc>
        <w:tc>
          <w:tcPr>
            <w:tcW w:w="0" w:type="auto"/>
          </w:tcPr>
          <w:p w14:paraId="6965AA5F" w14:textId="77777777" w:rsidR="00FB7F2F" w:rsidRDefault="00433F39" w:rsidP="007745E4">
            <w:pPr>
              <w:pStyle w:val="Compact"/>
              <w:spacing w:line="240" w:lineRule="auto"/>
              <w:jc w:val="right"/>
            </w:pPr>
            <w:r>
              <w:t>1</w:t>
            </w:r>
          </w:p>
        </w:tc>
        <w:tc>
          <w:tcPr>
            <w:tcW w:w="0" w:type="auto"/>
          </w:tcPr>
          <w:p w14:paraId="7C45F7AB" w14:textId="77777777" w:rsidR="00FB7F2F" w:rsidRDefault="00433F39" w:rsidP="007745E4">
            <w:pPr>
              <w:pStyle w:val="Compact"/>
              <w:spacing w:line="240" w:lineRule="auto"/>
              <w:jc w:val="right"/>
            </w:pPr>
            <w:r>
              <w:t>0.05</w:t>
            </w:r>
          </w:p>
        </w:tc>
        <w:tc>
          <w:tcPr>
            <w:tcW w:w="0" w:type="auto"/>
          </w:tcPr>
          <w:p w14:paraId="233B5050" w14:textId="77777777" w:rsidR="00FB7F2F" w:rsidRDefault="00433F39" w:rsidP="007745E4">
            <w:pPr>
              <w:pStyle w:val="Compact"/>
              <w:spacing w:line="240" w:lineRule="auto"/>
              <w:jc w:val="right"/>
            </w:pPr>
            <w:r>
              <w:t>0.224</w:t>
            </w:r>
          </w:p>
        </w:tc>
      </w:tr>
      <w:tr w:rsidR="00FB7F2F" w14:paraId="697CFC84" w14:textId="77777777" w:rsidTr="007745E4">
        <w:trPr>
          <w:cnfStyle w:val="000000100000" w:firstRow="0" w:lastRow="0" w:firstColumn="0" w:lastColumn="0" w:oddVBand="0" w:evenVBand="0" w:oddHBand="1" w:evenHBand="0" w:firstRowFirstColumn="0" w:firstRowLastColumn="0" w:lastRowFirstColumn="0" w:lastRowLastColumn="0"/>
        </w:trPr>
        <w:tc>
          <w:tcPr>
            <w:tcW w:w="0" w:type="auto"/>
          </w:tcPr>
          <w:p w14:paraId="4159BA1D" w14:textId="77777777" w:rsidR="00FB7F2F" w:rsidRDefault="00433F39" w:rsidP="007745E4">
            <w:pPr>
              <w:pStyle w:val="Compact"/>
              <w:spacing w:line="240" w:lineRule="auto"/>
            </w:pPr>
            <w:r>
              <w:t>Unknown Broadleaf 5</w:t>
            </w:r>
          </w:p>
        </w:tc>
        <w:tc>
          <w:tcPr>
            <w:tcW w:w="0" w:type="auto"/>
          </w:tcPr>
          <w:p w14:paraId="2A45CE6B" w14:textId="77777777" w:rsidR="00FB7F2F" w:rsidRDefault="00433F39" w:rsidP="007745E4">
            <w:pPr>
              <w:pStyle w:val="Compact"/>
              <w:spacing w:line="240" w:lineRule="auto"/>
            </w:pPr>
            <w:r>
              <w:t>0–2</w:t>
            </w:r>
          </w:p>
        </w:tc>
        <w:tc>
          <w:tcPr>
            <w:tcW w:w="0" w:type="auto"/>
          </w:tcPr>
          <w:p w14:paraId="530C9737" w14:textId="77777777" w:rsidR="00FB7F2F" w:rsidRDefault="00433F39" w:rsidP="007745E4">
            <w:pPr>
              <w:pStyle w:val="Compact"/>
              <w:spacing w:line="240" w:lineRule="auto"/>
              <w:jc w:val="right"/>
            </w:pPr>
            <w:r>
              <w:t>2</w:t>
            </w:r>
          </w:p>
        </w:tc>
        <w:tc>
          <w:tcPr>
            <w:tcW w:w="0" w:type="auto"/>
          </w:tcPr>
          <w:p w14:paraId="2512099A" w14:textId="77777777" w:rsidR="00FB7F2F" w:rsidRDefault="00433F39" w:rsidP="007745E4">
            <w:pPr>
              <w:pStyle w:val="Compact"/>
              <w:spacing w:line="240" w:lineRule="auto"/>
              <w:jc w:val="right"/>
            </w:pPr>
            <w:r>
              <w:t>0.10</w:t>
            </w:r>
          </w:p>
        </w:tc>
        <w:tc>
          <w:tcPr>
            <w:tcW w:w="0" w:type="auto"/>
          </w:tcPr>
          <w:p w14:paraId="40070CA5" w14:textId="77777777" w:rsidR="00FB7F2F" w:rsidRDefault="00433F39" w:rsidP="007745E4">
            <w:pPr>
              <w:pStyle w:val="Compact"/>
              <w:spacing w:line="240" w:lineRule="auto"/>
              <w:jc w:val="right"/>
            </w:pPr>
            <w:r>
              <w:t>0.447</w:t>
            </w:r>
          </w:p>
        </w:tc>
      </w:tr>
      <w:tr w:rsidR="00FB7F2F" w14:paraId="1C1B4721" w14:textId="77777777" w:rsidTr="007745E4">
        <w:tc>
          <w:tcPr>
            <w:tcW w:w="0" w:type="auto"/>
          </w:tcPr>
          <w:p w14:paraId="7AF04757" w14:textId="77777777" w:rsidR="00FB7F2F" w:rsidRDefault="00433F39" w:rsidP="007745E4">
            <w:pPr>
              <w:pStyle w:val="Compact"/>
              <w:spacing w:line="240" w:lineRule="auto"/>
            </w:pPr>
            <w:r>
              <w:t>Unknown Broadleaf 6</w:t>
            </w:r>
          </w:p>
        </w:tc>
        <w:tc>
          <w:tcPr>
            <w:tcW w:w="0" w:type="auto"/>
          </w:tcPr>
          <w:p w14:paraId="6EEDCA51" w14:textId="77777777" w:rsidR="00FB7F2F" w:rsidRDefault="00433F39" w:rsidP="007745E4">
            <w:pPr>
              <w:pStyle w:val="Compact"/>
              <w:spacing w:line="240" w:lineRule="auto"/>
            </w:pPr>
            <w:r>
              <w:t>0–1</w:t>
            </w:r>
          </w:p>
        </w:tc>
        <w:tc>
          <w:tcPr>
            <w:tcW w:w="0" w:type="auto"/>
          </w:tcPr>
          <w:p w14:paraId="33776D0D" w14:textId="77777777" w:rsidR="00FB7F2F" w:rsidRDefault="00433F39" w:rsidP="007745E4">
            <w:pPr>
              <w:pStyle w:val="Compact"/>
              <w:spacing w:line="240" w:lineRule="auto"/>
              <w:jc w:val="right"/>
            </w:pPr>
            <w:r>
              <w:t>1</w:t>
            </w:r>
          </w:p>
        </w:tc>
        <w:tc>
          <w:tcPr>
            <w:tcW w:w="0" w:type="auto"/>
          </w:tcPr>
          <w:p w14:paraId="079F6DA8" w14:textId="77777777" w:rsidR="00FB7F2F" w:rsidRDefault="00433F39" w:rsidP="007745E4">
            <w:pPr>
              <w:pStyle w:val="Compact"/>
              <w:spacing w:line="240" w:lineRule="auto"/>
              <w:jc w:val="right"/>
            </w:pPr>
            <w:r>
              <w:t>0.05</w:t>
            </w:r>
          </w:p>
        </w:tc>
        <w:tc>
          <w:tcPr>
            <w:tcW w:w="0" w:type="auto"/>
          </w:tcPr>
          <w:p w14:paraId="0A3E8905" w14:textId="77777777" w:rsidR="00FB7F2F" w:rsidRDefault="00433F39" w:rsidP="007745E4">
            <w:pPr>
              <w:pStyle w:val="Compact"/>
              <w:spacing w:line="240" w:lineRule="auto"/>
              <w:jc w:val="right"/>
            </w:pPr>
            <w:r>
              <w:t>0.224</w:t>
            </w:r>
          </w:p>
        </w:tc>
      </w:tr>
      <w:tr w:rsidR="00FB7F2F" w14:paraId="3D3C1627" w14:textId="77777777" w:rsidTr="007745E4">
        <w:trPr>
          <w:cnfStyle w:val="000000100000" w:firstRow="0" w:lastRow="0" w:firstColumn="0" w:lastColumn="0" w:oddVBand="0" w:evenVBand="0" w:oddHBand="1" w:evenHBand="0" w:firstRowFirstColumn="0" w:firstRowLastColumn="0" w:lastRowFirstColumn="0" w:lastRowLastColumn="0"/>
        </w:trPr>
        <w:tc>
          <w:tcPr>
            <w:tcW w:w="0" w:type="auto"/>
          </w:tcPr>
          <w:p w14:paraId="5D848D4F" w14:textId="77777777" w:rsidR="00FB7F2F" w:rsidRDefault="00433F39" w:rsidP="007745E4">
            <w:pPr>
              <w:pStyle w:val="Compact"/>
              <w:spacing w:line="240" w:lineRule="auto"/>
            </w:pPr>
            <w:r>
              <w:t>Unknown Cedar 1</w:t>
            </w:r>
          </w:p>
        </w:tc>
        <w:tc>
          <w:tcPr>
            <w:tcW w:w="0" w:type="auto"/>
          </w:tcPr>
          <w:p w14:paraId="412E051D" w14:textId="77777777" w:rsidR="00FB7F2F" w:rsidRDefault="00433F39" w:rsidP="007745E4">
            <w:pPr>
              <w:pStyle w:val="Compact"/>
              <w:spacing w:line="240" w:lineRule="auto"/>
            </w:pPr>
            <w:r>
              <w:t>0–1</w:t>
            </w:r>
          </w:p>
        </w:tc>
        <w:tc>
          <w:tcPr>
            <w:tcW w:w="0" w:type="auto"/>
          </w:tcPr>
          <w:p w14:paraId="1D86F537" w14:textId="77777777" w:rsidR="00FB7F2F" w:rsidRDefault="00433F39" w:rsidP="007745E4">
            <w:pPr>
              <w:pStyle w:val="Compact"/>
              <w:spacing w:line="240" w:lineRule="auto"/>
              <w:jc w:val="right"/>
            </w:pPr>
            <w:r>
              <w:t>1</w:t>
            </w:r>
          </w:p>
        </w:tc>
        <w:tc>
          <w:tcPr>
            <w:tcW w:w="0" w:type="auto"/>
          </w:tcPr>
          <w:p w14:paraId="5D7A03FD" w14:textId="77777777" w:rsidR="00FB7F2F" w:rsidRDefault="00433F39" w:rsidP="007745E4">
            <w:pPr>
              <w:pStyle w:val="Compact"/>
              <w:spacing w:line="240" w:lineRule="auto"/>
              <w:jc w:val="right"/>
            </w:pPr>
            <w:r>
              <w:t>0.05</w:t>
            </w:r>
          </w:p>
        </w:tc>
        <w:tc>
          <w:tcPr>
            <w:tcW w:w="0" w:type="auto"/>
          </w:tcPr>
          <w:p w14:paraId="2CF7E5EA" w14:textId="77777777" w:rsidR="00FB7F2F" w:rsidRDefault="00433F39" w:rsidP="007745E4">
            <w:pPr>
              <w:pStyle w:val="Compact"/>
              <w:spacing w:line="240" w:lineRule="auto"/>
              <w:jc w:val="right"/>
            </w:pPr>
            <w:r>
              <w:t>0.224</w:t>
            </w:r>
          </w:p>
        </w:tc>
      </w:tr>
      <w:tr w:rsidR="00FB7F2F" w14:paraId="56E604B2" w14:textId="77777777" w:rsidTr="007745E4">
        <w:tc>
          <w:tcPr>
            <w:tcW w:w="0" w:type="auto"/>
          </w:tcPr>
          <w:p w14:paraId="452AAF55" w14:textId="77777777" w:rsidR="00FB7F2F" w:rsidRDefault="00433F39" w:rsidP="007745E4">
            <w:pPr>
              <w:pStyle w:val="Compact"/>
              <w:spacing w:line="240" w:lineRule="auto"/>
            </w:pPr>
            <w:r>
              <w:t>Unknown Cedar 2</w:t>
            </w:r>
          </w:p>
        </w:tc>
        <w:tc>
          <w:tcPr>
            <w:tcW w:w="0" w:type="auto"/>
          </w:tcPr>
          <w:p w14:paraId="11952F91" w14:textId="77777777" w:rsidR="00FB7F2F" w:rsidRDefault="00433F39" w:rsidP="007745E4">
            <w:pPr>
              <w:pStyle w:val="Compact"/>
              <w:spacing w:line="240" w:lineRule="auto"/>
            </w:pPr>
            <w:r>
              <w:t>0–1</w:t>
            </w:r>
          </w:p>
        </w:tc>
        <w:tc>
          <w:tcPr>
            <w:tcW w:w="0" w:type="auto"/>
          </w:tcPr>
          <w:p w14:paraId="234E7F6E" w14:textId="77777777" w:rsidR="00FB7F2F" w:rsidRDefault="00433F39" w:rsidP="007745E4">
            <w:pPr>
              <w:pStyle w:val="Compact"/>
              <w:spacing w:line="240" w:lineRule="auto"/>
              <w:jc w:val="right"/>
            </w:pPr>
            <w:r>
              <w:t>1</w:t>
            </w:r>
          </w:p>
        </w:tc>
        <w:tc>
          <w:tcPr>
            <w:tcW w:w="0" w:type="auto"/>
          </w:tcPr>
          <w:p w14:paraId="157B69D1" w14:textId="77777777" w:rsidR="00FB7F2F" w:rsidRDefault="00433F39" w:rsidP="007745E4">
            <w:pPr>
              <w:pStyle w:val="Compact"/>
              <w:spacing w:line="240" w:lineRule="auto"/>
              <w:jc w:val="right"/>
            </w:pPr>
            <w:r>
              <w:t>0.05</w:t>
            </w:r>
          </w:p>
        </w:tc>
        <w:tc>
          <w:tcPr>
            <w:tcW w:w="0" w:type="auto"/>
          </w:tcPr>
          <w:p w14:paraId="3A973C03" w14:textId="77777777" w:rsidR="00FB7F2F" w:rsidRDefault="00433F39" w:rsidP="007745E4">
            <w:pPr>
              <w:pStyle w:val="Compact"/>
              <w:spacing w:line="240" w:lineRule="auto"/>
              <w:jc w:val="right"/>
            </w:pPr>
            <w:r>
              <w:t>0.224</w:t>
            </w:r>
          </w:p>
        </w:tc>
      </w:tr>
    </w:tbl>
    <w:p w14:paraId="514F170D" w14:textId="77777777" w:rsidR="007745E4" w:rsidRDefault="007745E4" w:rsidP="007745E4"/>
    <w:p w14:paraId="62342743" w14:textId="77777777" w:rsidR="007745E4" w:rsidRDefault="007745E4">
      <w:pPr>
        <w:spacing w:line="259" w:lineRule="auto"/>
      </w:pPr>
      <w:r>
        <w:br w:type="page"/>
      </w:r>
    </w:p>
    <w:p w14:paraId="05D31181" w14:textId="77777777" w:rsidR="00FB7F2F" w:rsidRDefault="00433F39">
      <w:pPr>
        <w:pStyle w:val="TableCaption"/>
      </w:pPr>
      <w:commentRangeStart w:id="188"/>
      <w:r>
        <w:lastRenderedPageBreak/>
        <w:t>Table 8 All shrub species observed.</w:t>
      </w:r>
      <w:commentRangeEnd w:id="188"/>
      <w:r w:rsidR="002970C0">
        <w:rPr>
          <w:rStyle w:val="CommentReference"/>
          <w:b w:val="0"/>
          <w:bCs w:val="0"/>
          <w:smallCaps w:val="0"/>
          <w:color w:val="auto"/>
        </w:rPr>
        <w:commentReference w:id="188"/>
      </w:r>
    </w:p>
    <w:tbl>
      <w:tblPr>
        <w:tblStyle w:val="PlainTable51"/>
        <w:tblW w:w="0" w:type="pct"/>
        <w:tblLook w:val="0420" w:firstRow="1" w:lastRow="0" w:firstColumn="0" w:lastColumn="0" w:noHBand="0" w:noVBand="1"/>
        <w:tblCaption w:val="Table 8 All shrub species observed."/>
      </w:tblPr>
      <w:tblGrid>
        <w:gridCol w:w="2863"/>
        <w:gridCol w:w="1647"/>
        <w:gridCol w:w="1570"/>
        <w:gridCol w:w="1616"/>
        <w:gridCol w:w="1664"/>
        <w:tblGridChange w:id="189">
          <w:tblGrid>
            <w:gridCol w:w="2863"/>
            <w:gridCol w:w="108"/>
            <w:gridCol w:w="1539"/>
            <w:gridCol w:w="147"/>
            <w:gridCol w:w="1423"/>
            <w:gridCol w:w="180"/>
            <w:gridCol w:w="1436"/>
            <w:gridCol w:w="216"/>
            <w:gridCol w:w="1448"/>
            <w:gridCol w:w="216"/>
          </w:tblGrid>
        </w:tblGridChange>
      </w:tblGrid>
      <w:tr w:rsidR="00FB7F2F" w14:paraId="2C2E2887" w14:textId="77777777" w:rsidTr="007745E4">
        <w:trPr>
          <w:cnfStyle w:val="100000000000" w:firstRow="1" w:lastRow="0" w:firstColumn="0" w:lastColumn="0" w:oddVBand="0" w:evenVBand="0" w:oddHBand="0" w:evenHBand="0" w:firstRowFirstColumn="0" w:firstRowLastColumn="0" w:lastRowFirstColumn="0" w:lastRowLastColumn="0"/>
        </w:trPr>
        <w:tc>
          <w:tcPr>
            <w:tcW w:w="0" w:type="auto"/>
          </w:tcPr>
          <w:p w14:paraId="0D534561" w14:textId="77777777" w:rsidR="00FB7F2F" w:rsidRPr="007745E4" w:rsidRDefault="00433F39" w:rsidP="007745E4">
            <w:pPr>
              <w:pStyle w:val="Compact"/>
              <w:spacing w:line="240" w:lineRule="auto"/>
              <w:rPr>
                <w:sz w:val="22"/>
              </w:rPr>
            </w:pPr>
            <w:r w:rsidRPr="007745E4">
              <w:rPr>
                <w:sz w:val="22"/>
              </w:rPr>
              <w:t>Taxa</w:t>
            </w:r>
          </w:p>
        </w:tc>
        <w:tc>
          <w:tcPr>
            <w:tcW w:w="0" w:type="auto"/>
          </w:tcPr>
          <w:p w14:paraId="4E99409A" w14:textId="77777777" w:rsidR="00FB7F2F" w:rsidRPr="007745E4" w:rsidRDefault="00433F39" w:rsidP="007745E4">
            <w:pPr>
              <w:pStyle w:val="Compact"/>
              <w:spacing w:line="240" w:lineRule="auto"/>
              <w:rPr>
                <w:sz w:val="22"/>
              </w:rPr>
            </w:pPr>
            <w:r w:rsidRPr="007745E4">
              <w:rPr>
                <w:sz w:val="22"/>
              </w:rPr>
              <w:t>Abundance Range</w:t>
            </w:r>
          </w:p>
        </w:tc>
        <w:tc>
          <w:tcPr>
            <w:tcW w:w="0" w:type="auto"/>
          </w:tcPr>
          <w:p w14:paraId="68502DC8" w14:textId="77777777" w:rsidR="00FB7F2F" w:rsidRPr="007745E4" w:rsidRDefault="00433F39" w:rsidP="007745E4">
            <w:pPr>
              <w:pStyle w:val="Compact"/>
              <w:spacing w:line="240" w:lineRule="auto"/>
              <w:jc w:val="right"/>
              <w:rPr>
                <w:sz w:val="22"/>
              </w:rPr>
            </w:pPr>
            <w:r w:rsidRPr="007745E4">
              <w:rPr>
                <w:sz w:val="22"/>
              </w:rPr>
              <w:t>Total Abundance</w:t>
            </w:r>
          </w:p>
        </w:tc>
        <w:tc>
          <w:tcPr>
            <w:tcW w:w="0" w:type="auto"/>
          </w:tcPr>
          <w:p w14:paraId="66F949B0" w14:textId="77777777" w:rsidR="00FB7F2F" w:rsidRPr="007745E4" w:rsidRDefault="00433F39" w:rsidP="007745E4">
            <w:pPr>
              <w:pStyle w:val="Compact"/>
              <w:spacing w:line="240" w:lineRule="auto"/>
              <w:jc w:val="right"/>
              <w:rPr>
                <w:sz w:val="22"/>
              </w:rPr>
            </w:pPr>
            <w:r w:rsidRPr="007745E4">
              <w:rPr>
                <w:sz w:val="22"/>
              </w:rPr>
              <w:t>Mean Abundance</w:t>
            </w:r>
          </w:p>
        </w:tc>
        <w:tc>
          <w:tcPr>
            <w:tcW w:w="0" w:type="auto"/>
          </w:tcPr>
          <w:p w14:paraId="048CE4B2" w14:textId="77777777" w:rsidR="00FB7F2F" w:rsidRPr="007745E4" w:rsidRDefault="00433F39" w:rsidP="007745E4">
            <w:pPr>
              <w:pStyle w:val="Compact"/>
              <w:spacing w:line="240" w:lineRule="auto"/>
              <w:jc w:val="right"/>
              <w:rPr>
                <w:sz w:val="22"/>
              </w:rPr>
            </w:pPr>
            <w:r w:rsidRPr="007745E4">
              <w:rPr>
                <w:sz w:val="22"/>
              </w:rPr>
              <w:t>Abundance SD</w:t>
            </w:r>
          </w:p>
        </w:tc>
      </w:tr>
      <w:tr w:rsidR="00FB7F2F" w14:paraId="064AE421" w14:textId="77777777" w:rsidTr="007745E4">
        <w:trPr>
          <w:cnfStyle w:val="000000100000" w:firstRow="0" w:lastRow="0" w:firstColumn="0" w:lastColumn="0" w:oddVBand="0" w:evenVBand="0" w:oddHBand="1" w:evenHBand="0" w:firstRowFirstColumn="0" w:firstRowLastColumn="0" w:lastRowFirstColumn="0" w:lastRowLastColumn="0"/>
        </w:trPr>
        <w:tc>
          <w:tcPr>
            <w:tcW w:w="0" w:type="auto"/>
          </w:tcPr>
          <w:p w14:paraId="01D58ECD" w14:textId="77777777" w:rsidR="00FB7F2F" w:rsidRDefault="00433F39" w:rsidP="007745E4">
            <w:pPr>
              <w:pStyle w:val="Compact"/>
              <w:spacing w:line="240" w:lineRule="auto"/>
            </w:pPr>
            <w:r>
              <w:t>Abelia grandiflora</w:t>
            </w:r>
          </w:p>
        </w:tc>
        <w:tc>
          <w:tcPr>
            <w:tcW w:w="0" w:type="auto"/>
          </w:tcPr>
          <w:p w14:paraId="78D3F415" w14:textId="77777777" w:rsidR="00FB7F2F" w:rsidRDefault="00433F39" w:rsidP="007745E4">
            <w:pPr>
              <w:pStyle w:val="Compact"/>
              <w:spacing w:line="240" w:lineRule="auto"/>
            </w:pPr>
            <w:r>
              <w:t>0–29</w:t>
            </w:r>
          </w:p>
        </w:tc>
        <w:tc>
          <w:tcPr>
            <w:tcW w:w="0" w:type="auto"/>
          </w:tcPr>
          <w:p w14:paraId="7647D0E0" w14:textId="77777777" w:rsidR="00FB7F2F" w:rsidRDefault="00433F39" w:rsidP="007745E4">
            <w:pPr>
              <w:pStyle w:val="Compact"/>
              <w:spacing w:line="240" w:lineRule="auto"/>
              <w:jc w:val="right"/>
            </w:pPr>
            <w:r>
              <w:t>29</w:t>
            </w:r>
          </w:p>
        </w:tc>
        <w:tc>
          <w:tcPr>
            <w:tcW w:w="0" w:type="auto"/>
          </w:tcPr>
          <w:p w14:paraId="3C250CE6" w14:textId="77777777" w:rsidR="00FB7F2F" w:rsidRDefault="00433F39" w:rsidP="007745E4">
            <w:pPr>
              <w:pStyle w:val="Compact"/>
              <w:spacing w:line="240" w:lineRule="auto"/>
              <w:jc w:val="right"/>
            </w:pPr>
            <w:r>
              <w:t>1.45</w:t>
            </w:r>
          </w:p>
        </w:tc>
        <w:tc>
          <w:tcPr>
            <w:tcW w:w="0" w:type="auto"/>
          </w:tcPr>
          <w:p w14:paraId="746CA034" w14:textId="77777777" w:rsidR="00FB7F2F" w:rsidRDefault="00433F39" w:rsidP="007745E4">
            <w:pPr>
              <w:pStyle w:val="Compact"/>
              <w:spacing w:line="240" w:lineRule="auto"/>
              <w:jc w:val="right"/>
            </w:pPr>
            <w:r>
              <w:t>6.485</w:t>
            </w:r>
          </w:p>
        </w:tc>
      </w:tr>
      <w:tr w:rsidR="00FB7F2F" w14:paraId="0453317A" w14:textId="77777777" w:rsidTr="007745E4">
        <w:tc>
          <w:tcPr>
            <w:tcW w:w="0" w:type="auto"/>
          </w:tcPr>
          <w:p w14:paraId="021E7592" w14:textId="77777777" w:rsidR="00FB7F2F" w:rsidRDefault="00433F39" w:rsidP="007745E4">
            <w:pPr>
              <w:pStyle w:val="Compact"/>
              <w:spacing w:line="240" w:lineRule="auto"/>
            </w:pPr>
            <w:r>
              <w:t>Acer circinatum</w:t>
            </w:r>
          </w:p>
        </w:tc>
        <w:tc>
          <w:tcPr>
            <w:tcW w:w="0" w:type="auto"/>
          </w:tcPr>
          <w:p w14:paraId="659122A0" w14:textId="77777777" w:rsidR="00FB7F2F" w:rsidRDefault="00433F39" w:rsidP="007745E4">
            <w:pPr>
              <w:pStyle w:val="Compact"/>
              <w:spacing w:line="240" w:lineRule="auto"/>
            </w:pPr>
            <w:r>
              <w:t>0–75</w:t>
            </w:r>
          </w:p>
        </w:tc>
        <w:tc>
          <w:tcPr>
            <w:tcW w:w="0" w:type="auto"/>
          </w:tcPr>
          <w:p w14:paraId="0BEA4400" w14:textId="77777777" w:rsidR="00FB7F2F" w:rsidRDefault="00433F39" w:rsidP="007745E4">
            <w:pPr>
              <w:pStyle w:val="Compact"/>
              <w:spacing w:line="240" w:lineRule="auto"/>
              <w:jc w:val="right"/>
            </w:pPr>
            <w:r>
              <w:t>265</w:t>
            </w:r>
          </w:p>
        </w:tc>
        <w:tc>
          <w:tcPr>
            <w:tcW w:w="0" w:type="auto"/>
          </w:tcPr>
          <w:p w14:paraId="353F5F62" w14:textId="77777777" w:rsidR="00FB7F2F" w:rsidRDefault="00433F39" w:rsidP="007745E4">
            <w:pPr>
              <w:pStyle w:val="Compact"/>
              <w:spacing w:line="240" w:lineRule="auto"/>
              <w:jc w:val="right"/>
            </w:pPr>
            <w:r>
              <w:t>13.25</w:t>
            </w:r>
          </w:p>
        </w:tc>
        <w:tc>
          <w:tcPr>
            <w:tcW w:w="0" w:type="auto"/>
          </w:tcPr>
          <w:p w14:paraId="5B3B12F5" w14:textId="77777777" w:rsidR="00FB7F2F" w:rsidRDefault="00433F39" w:rsidP="007745E4">
            <w:pPr>
              <w:pStyle w:val="Compact"/>
              <w:spacing w:line="240" w:lineRule="auto"/>
              <w:jc w:val="right"/>
            </w:pPr>
            <w:r>
              <w:t>19.628</w:t>
            </w:r>
          </w:p>
        </w:tc>
      </w:tr>
      <w:tr w:rsidR="00FB7F2F" w14:paraId="3F0289B6" w14:textId="77777777" w:rsidTr="007745E4">
        <w:trPr>
          <w:cnfStyle w:val="000000100000" w:firstRow="0" w:lastRow="0" w:firstColumn="0" w:lastColumn="0" w:oddVBand="0" w:evenVBand="0" w:oddHBand="1" w:evenHBand="0" w:firstRowFirstColumn="0" w:firstRowLastColumn="0" w:lastRowFirstColumn="0" w:lastRowLastColumn="0"/>
        </w:trPr>
        <w:tc>
          <w:tcPr>
            <w:tcW w:w="0" w:type="auto"/>
          </w:tcPr>
          <w:p w14:paraId="069DBB17" w14:textId="77777777" w:rsidR="00FB7F2F" w:rsidRDefault="00433F39" w:rsidP="007745E4">
            <w:pPr>
              <w:pStyle w:val="Compact"/>
              <w:spacing w:line="240" w:lineRule="auto"/>
            </w:pPr>
            <w:r>
              <w:t>Acer palmatum</w:t>
            </w:r>
          </w:p>
        </w:tc>
        <w:tc>
          <w:tcPr>
            <w:tcW w:w="0" w:type="auto"/>
          </w:tcPr>
          <w:p w14:paraId="6C1F0372" w14:textId="77777777" w:rsidR="00FB7F2F" w:rsidRDefault="00433F39" w:rsidP="007745E4">
            <w:pPr>
              <w:pStyle w:val="Compact"/>
              <w:spacing w:line="240" w:lineRule="auto"/>
            </w:pPr>
            <w:r>
              <w:t>0–9</w:t>
            </w:r>
          </w:p>
        </w:tc>
        <w:tc>
          <w:tcPr>
            <w:tcW w:w="0" w:type="auto"/>
          </w:tcPr>
          <w:p w14:paraId="7CD41F0D" w14:textId="77777777" w:rsidR="00FB7F2F" w:rsidRDefault="00433F39" w:rsidP="007745E4">
            <w:pPr>
              <w:pStyle w:val="Compact"/>
              <w:spacing w:line="240" w:lineRule="auto"/>
              <w:jc w:val="right"/>
            </w:pPr>
            <w:r>
              <w:t>17</w:t>
            </w:r>
          </w:p>
        </w:tc>
        <w:tc>
          <w:tcPr>
            <w:tcW w:w="0" w:type="auto"/>
          </w:tcPr>
          <w:p w14:paraId="70B832A0" w14:textId="77777777" w:rsidR="00FB7F2F" w:rsidRDefault="00433F39" w:rsidP="007745E4">
            <w:pPr>
              <w:pStyle w:val="Compact"/>
              <w:spacing w:line="240" w:lineRule="auto"/>
              <w:jc w:val="right"/>
            </w:pPr>
            <w:r>
              <w:t>0.85</w:t>
            </w:r>
          </w:p>
        </w:tc>
        <w:tc>
          <w:tcPr>
            <w:tcW w:w="0" w:type="auto"/>
          </w:tcPr>
          <w:p w14:paraId="657B1C88" w14:textId="77777777" w:rsidR="00FB7F2F" w:rsidRDefault="00433F39" w:rsidP="007745E4">
            <w:pPr>
              <w:pStyle w:val="Compact"/>
              <w:spacing w:line="240" w:lineRule="auto"/>
              <w:jc w:val="right"/>
            </w:pPr>
            <w:r>
              <w:t>2.183</w:t>
            </w:r>
          </w:p>
        </w:tc>
      </w:tr>
      <w:tr w:rsidR="00FB7F2F" w14:paraId="47F97452" w14:textId="77777777" w:rsidTr="007745E4">
        <w:tc>
          <w:tcPr>
            <w:tcW w:w="0" w:type="auto"/>
          </w:tcPr>
          <w:p w14:paraId="5F69F211" w14:textId="77777777" w:rsidR="00FB7F2F" w:rsidRDefault="00433F39" w:rsidP="007745E4">
            <w:pPr>
              <w:pStyle w:val="Compact"/>
              <w:spacing w:line="240" w:lineRule="auto"/>
            </w:pPr>
            <w:r>
              <w:t>Amelanchier alnifolia</w:t>
            </w:r>
          </w:p>
        </w:tc>
        <w:tc>
          <w:tcPr>
            <w:tcW w:w="0" w:type="auto"/>
          </w:tcPr>
          <w:p w14:paraId="7E78660A" w14:textId="77777777" w:rsidR="00FB7F2F" w:rsidRDefault="00433F39" w:rsidP="007745E4">
            <w:pPr>
              <w:pStyle w:val="Compact"/>
              <w:spacing w:line="240" w:lineRule="auto"/>
            </w:pPr>
            <w:r>
              <w:t>0–4</w:t>
            </w:r>
          </w:p>
        </w:tc>
        <w:tc>
          <w:tcPr>
            <w:tcW w:w="0" w:type="auto"/>
          </w:tcPr>
          <w:p w14:paraId="6BEF951A" w14:textId="77777777" w:rsidR="00FB7F2F" w:rsidRDefault="00433F39" w:rsidP="007745E4">
            <w:pPr>
              <w:pStyle w:val="Compact"/>
              <w:spacing w:line="240" w:lineRule="auto"/>
              <w:jc w:val="right"/>
            </w:pPr>
            <w:r>
              <w:t>4</w:t>
            </w:r>
          </w:p>
        </w:tc>
        <w:tc>
          <w:tcPr>
            <w:tcW w:w="0" w:type="auto"/>
          </w:tcPr>
          <w:p w14:paraId="6137EFDE" w14:textId="77777777" w:rsidR="00FB7F2F" w:rsidRDefault="00433F39" w:rsidP="007745E4">
            <w:pPr>
              <w:pStyle w:val="Compact"/>
              <w:spacing w:line="240" w:lineRule="auto"/>
              <w:jc w:val="right"/>
            </w:pPr>
            <w:r>
              <w:t>0.20</w:t>
            </w:r>
          </w:p>
        </w:tc>
        <w:tc>
          <w:tcPr>
            <w:tcW w:w="0" w:type="auto"/>
          </w:tcPr>
          <w:p w14:paraId="39FA075E" w14:textId="77777777" w:rsidR="00FB7F2F" w:rsidRDefault="00433F39" w:rsidP="007745E4">
            <w:pPr>
              <w:pStyle w:val="Compact"/>
              <w:spacing w:line="240" w:lineRule="auto"/>
              <w:jc w:val="right"/>
            </w:pPr>
            <w:r>
              <w:t>0.894</w:t>
            </w:r>
          </w:p>
        </w:tc>
      </w:tr>
      <w:tr w:rsidR="00FB7F2F" w14:paraId="1E57CD35" w14:textId="77777777" w:rsidTr="007745E4">
        <w:trPr>
          <w:cnfStyle w:val="000000100000" w:firstRow="0" w:lastRow="0" w:firstColumn="0" w:lastColumn="0" w:oddVBand="0" w:evenVBand="0" w:oddHBand="1" w:evenHBand="0" w:firstRowFirstColumn="0" w:firstRowLastColumn="0" w:lastRowFirstColumn="0" w:lastRowLastColumn="0"/>
        </w:trPr>
        <w:tc>
          <w:tcPr>
            <w:tcW w:w="0" w:type="auto"/>
          </w:tcPr>
          <w:p w14:paraId="47F03918" w14:textId="77777777" w:rsidR="00FB7F2F" w:rsidRDefault="00433F39" w:rsidP="007745E4">
            <w:pPr>
              <w:pStyle w:val="Compact"/>
              <w:spacing w:line="240" w:lineRule="auto"/>
            </w:pPr>
            <w:r>
              <w:t>Arbutus unedo</w:t>
            </w:r>
          </w:p>
        </w:tc>
        <w:tc>
          <w:tcPr>
            <w:tcW w:w="0" w:type="auto"/>
          </w:tcPr>
          <w:p w14:paraId="65CB163F" w14:textId="77777777" w:rsidR="00FB7F2F" w:rsidRDefault="00433F39" w:rsidP="007745E4">
            <w:pPr>
              <w:pStyle w:val="Compact"/>
              <w:spacing w:line="240" w:lineRule="auto"/>
            </w:pPr>
            <w:r>
              <w:t>0–63</w:t>
            </w:r>
          </w:p>
        </w:tc>
        <w:tc>
          <w:tcPr>
            <w:tcW w:w="0" w:type="auto"/>
          </w:tcPr>
          <w:p w14:paraId="3B21687F" w14:textId="77777777" w:rsidR="00FB7F2F" w:rsidRDefault="00433F39" w:rsidP="007745E4">
            <w:pPr>
              <w:pStyle w:val="Compact"/>
              <w:spacing w:line="240" w:lineRule="auto"/>
              <w:jc w:val="right"/>
            </w:pPr>
            <w:r>
              <w:t>125</w:t>
            </w:r>
          </w:p>
        </w:tc>
        <w:tc>
          <w:tcPr>
            <w:tcW w:w="0" w:type="auto"/>
          </w:tcPr>
          <w:p w14:paraId="0BB2A269" w14:textId="77777777" w:rsidR="00FB7F2F" w:rsidRDefault="00433F39" w:rsidP="007745E4">
            <w:pPr>
              <w:pStyle w:val="Compact"/>
              <w:spacing w:line="240" w:lineRule="auto"/>
              <w:jc w:val="right"/>
            </w:pPr>
            <w:r>
              <w:t>6.25</w:t>
            </w:r>
          </w:p>
        </w:tc>
        <w:tc>
          <w:tcPr>
            <w:tcW w:w="0" w:type="auto"/>
          </w:tcPr>
          <w:p w14:paraId="5F0D5A8D" w14:textId="77777777" w:rsidR="00FB7F2F" w:rsidRDefault="00433F39" w:rsidP="007745E4">
            <w:pPr>
              <w:pStyle w:val="Compact"/>
              <w:spacing w:line="240" w:lineRule="auto"/>
              <w:jc w:val="right"/>
            </w:pPr>
            <w:r>
              <w:t>17.262</w:t>
            </w:r>
          </w:p>
        </w:tc>
      </w:tr>
      <w:tr w:rsidR="00FB7F2F" w14:paraId="4A15F125" w14:textId="77777777" w:rsidTr="007745E4">
        <w:tc>
          <w:tcPr>
            <w:tcW w:w="0" w:type="auto"/>
          </w:tcPr>
          <w:p w14:paraId="29683901" w14:textId="77777777" w:rsidR="00FB7F2F" w:rsidRDefault="00433F39" w:rsidP="007745E4">
            <w:pPr>
              <w:pStyle w:val="Compact"/>
              <w:spacing w:line="240" w:lineRule="auto"/>
            </w:pPr>
            <w:r>
              <w:t>Arctostaphylos sp.</w:t>
            </w:r>
          </w:p>
        </w:tc>
        <w:tc>
          <w:tcPr>
            <w:tcW w:w="0" w:type="auto"/>
          </w:tcPr>
          <w:p w14:paraId="1E5FB188" w14:textId="77777777" w:rsidR="00FB7F2F" w:rsidRDefault="00433F39" w:rsidP="007745E4">
            <w:pPr>
              <w:pStyle w:val="Compact"/>
              <w:spacing w:line="240" w:lineRule="auto"/>
            </w:pPr>
            <w:r>
              <w:t>0–15</w:t>
            </w:r>
          </w:p>
        </w:tc>
        <w:tc>
          <w:tcPr>
            <w:tcW w:w="0" w:type="auto"/>
          </w:tcPr>
          <w:p w14:paraId="582A83E6" w14:textId="77777777" w:rsidR="00FB7F2F" w:rsidRDefault="00433F39" w:rsidP="007745E4">
            <w:pPr>
              <w:pStyle w:val="Compact"/>
              <w:spacing w:line="240" w:lineRule="auto"/>
              <w:jc w:val="right"/>
            </w:pPr>
            <w:r>
              <w:t>15</w:t>
            </w:r>
          </w:p>
        </w:tc>
        <w:tc>
          <w:tcPr>
            <w:tcW w:w="0" w:type="auto"/>
          </w:tcPr>
          <w:p w14:paraId="7212F20F" w14:textId="77777777" w:rsidR="00FB7F2F" w:rsidRDefault="00433F39" w:rsidP="007745E4">
            <w:pPr>
              <w:pStyle w:val="Compact"/>
              <w:spacing w:line="240" w:lineRule="auto"/>
              <w:jc w:val="right"/>
            </w:pPr>
            <w:r>
              <w:t>0.75</w:t>
            </w:r>
          </w:p>
        </w:tc>
        <w:tc>
          <w:tcPr>
            <w:tcW w:w="0" w:type="auto"/>
          </w:tcPr>
          <w:p w14:paraId="5BDD0BAE" w14:textId="77777777" w:rsidR="00FB7F2F" w:rsidRDefault="00433F39" w:rsidP="007745E4">
            <w:pPr>
              <w:pStyle w:val="Compact"/>
              <w:spacing w:line="240" w:lineRule="auto"/>
              <w:jc w:val="right"/>
            </w:pPr>
            <w:r>
              <w:t>3.354</w:t>
            </w:r>
          </w:p>
        </w:tc>
      </w:tr>
      <w:tr w:rsidR="00FB7F2F" w14:paraId="68088FF6" w14:textId="77777777" w:rsidTr="007745E4">
        <w:trPr>
          <w:cnfStyle w:val="000000100000" w:firstRow="0" w:lastRow="0" w:firstColumn="0" w:lastColumn="0" w:oddVBand="0" w:evenVBand="0" w:oddHBand="1" w:evenHBand="0" w:firstRowFirstColumn="0" w:firstRowLastColumn="0" w:lastRowFirstColumn="0" w:lastRowLastColumn="0"/>
        </w:trPr>
        <w:tc>
          <w:tcPr>
            <w:tcW w:w="0" w:type="auto"/>
          </w:tcPr>
          <w:p w14:paraId="46D0F79A" w14:textId="77777777" w:rsidR="00FB7F2F" w:rsidRDefault="00433F39" w:rsidP="007745E4">
            <w:pPr>
              <w:pStyle w:val="Compact"/>
              <w:spacing w:line="240" w:lineRule="auto"/>
            </w:pPr>
            <w:r>
              <w:t>Aucuba japonica</w:t>
            </w:r>
          </w:p>
        </w:tc>
        <w:tc>
          <w:tcPr>
            <w:tcW w:w="0" w:type="auto"/>
          </w:tcPr>
          <w:p w14:paraId="59B79CA5" w14:textId="77777777" w:rsidR="00FB7F2F" w:rsidRDefault="00433F39" w:rsidP="007745E4">
            <w:pPr>
              <w:pStyle w:val="Compact"/>
              <w:spacing w:line="240" w:lineRule="auto"/>
            </w:pPr>
            <w:r>
              <w:t>0–4</w:t>
            </w:r>
          </w:p>
        </w:tc>
        <w:tc>
          <w:tcPr>
            <w:tcW w:w="0" w:type="auto"/>
          </w:tcPr>
          <w:p w14:paraId="74014DA4" w14:textId="77777777" w:rsidR="00FB7F2F" w:rsidRDefault="00433F39" w:rsidP="007745E4">
            <w:pPr>
              <w:pStyle w:val="Compact"/>
              <w:spacing w:line="240" w:lineRule="auto"/>
              <w:jc w:val="right"/>
            </w:pPr>
            <w:r>
              <w:t>7</w:t>
            </w:r>
          </w:p>
        </w:tc>
        <w:tc>
          <w:tcPr>
            <w:tcW w:w="0" w:type="auto"/>
          </w:tcPr>
          <w:p w14:paraId="710C7566" w14:textId="77777777" w:rsidR="00FB7F2F" w:rsidRDefault="00433F39" w:rsidP="007745E4">
            <w:pPr>
              <w:pStyle w:val="Compact"/>
              <w:spacing w:line="240" w:lineRule="auto"/>
              <w:jc w:val="right"/>
            </w:pPr>
            <w:r>
              <w:t>0.35</w:t>
            </w:r>
          </w:p>
        </w:tc>
        <w:tc>
          <w:tcPr>
            <w:tcW w:w="0" w:type="auto"/>
          </w:tcPr>
          <w:p w14:paraId="0600CEC2" w14:textId="77777777" w:rsidR="00FB7F2F" w:rsidRDefault="00433F39" w:rsidP="007745E4">
            <w:pPr>
              <w:pStyle w:val="Compact"/>
              <w:spacing w:line="240" w:lineRule="auto"/>
              <w:jc w:val="right"/>
            </w:pPr>
            <w:r>
              <w:t>0.988</w:t>
            </w:r>
          </w:p>
        </w:tc>
      </w:tr>
      <w:tr w:rsidR="00FB7F2F" w14:paraId="5C2C815D" w14:textId="77777777" w:rsidTr="007745E4">
        <w:tc>
          <w:tcPr>
            <w:tcW w:w="0" w:type="auto"/>
          </w:tcPr>
          <w:p w14:paraId="2B87C602" w14:textId="77777777" w:rsidR="00FB7F2F" w:rsidRDefault="00433F39" w:rsidP="007745E4">
            <w:pPr>
              <w:pStyle w:val="Compact"/>
              <w:spacing w:line="240" w:lineRule="auto"/>
            </w:pPr>
            <w:r>
              <w:t>Berberis Mahonia gp.</w:t>
            </w:r>
          </w:p>
        </w:tc>
        <w:tc>
          <w:tcPr>
            <w:tcW w:w="0" w:type="auto"/>
          </w:tcPr>
          <w:p w14:paraId="12C3F4F3" w14:textId="77777777" w:rsidR="00FB7F2F" w:rsidRDefault="00433F39" w:rsidP="007745E4">
            <w:pPr>
              <w:pStyle w:val="Compact"/>
              <w:spacing w:line="240" w:lineRule="auto"/>
            </w:pPr>
            <w:r>
              <w:t>0–359</w:t>
            </w:r>
          </w:p>
        </w:tc>
        <w:tc>
          <w:tcPr>
            <w:tcW w:w="0" w:type="auto"/>
          </w:tcPr>
          <w:p w14:paraId="0298C6ED" w14:textId="77777777" w:rsidR="00FB7F2F" w:rsidRDefault="00433F39" w:rsidP="007745E4">
            <w:pPr>
              <w:pStyle w:val="Compact"/>
              <w:spacing w:line="240" w:lineRule="auto"/>
              <w:jc w:val="right"/>
            </w:pPr>
            <w:r>
              <w:t>1007</w:t>
            </w:r>
          </w:p>
        </w:tc>
        <w:tc>
          <w:tcPr>
            <w:tcW w:w="0" w:type="auto"/>
          </w:tcPr>
          <w:p w14:paraId="3A1431DD" w14:textId="77777777" w:rsidR="00FB7F2F" w:rsidRDefault="00433F39" w:rsidP="007745E4">
            <w:pPr>
              <w:pStyle w:val="Compact"/>
              <w:spacing w:line="240" w:lineRule="auto"/>
              <w:jc w:val="right"/>
            </w:pPr>
            <w:r>
              <w:t>50.35</w:t>
            </w:r>
          </w:p>
        </w:tc>
        <w:tc>
          <w:tcPr>
            <w:tcW w:w="0" w:type="auto"/>
          </w:tcPr>
          <w:p w14:paraId="33C9B4DE" w14:textId="77777777" w:rsidR="00FB7F2F" w:rsidRDefault="00433F39" w:rsidP="007745E4">
            <w:pPr>
              <w:pStyle w:val="Compact"/>
              <w:spacing w:line="240" w:lineRule="auto"/>
              <w:jc w:val="right"/>
            </w:pPr>
            <w:r>
              <w:t>93.443</w:t>
            </w:r>
          </w:p>
        </w:tc>
      </w:tr>
      <w:tr w:rsidR="00FB7F2F" w14:paraId="06EB1424" w14:textId="77777777" w:rsidTr="007745E4">
        <w:trPr>
          <w:cnfStyle w:val="000000100000" w:firstRow="0" w:lastRow="0" w:firstColumn="0" w:lastColumn="0" w:oddVBand="0" w:evenVBand="0" w:oddHBand="1" w:evenHBand="0" w:firstRowFirstColumn="0" w:firstRowLastColumn="0" w:lastRowFirstColumn="0" w:lastRowLastColumn="0"/>
        </w:trPr>
        <w:tc>
          <w:tcPr>
            <w:tcW w:w="0" w:type="auto"/>
          </w:tcPr>
          <w:p w14:paraId="326BA906" w14:textId="77777777" w:rsidR="00FB7F2F" w:rsidRDefault="00433F39" w:rsidP="007745E4">
            <w:pPr>
              <w:pStyle w:val="Compact"/>
              <w:spacing w:line="240" w:lineRule="auto"/>
            </w:pPr>
            <w:r>
              <w:t>Berberis thunbergii</w:t>
            </w:r>
          </w:p>
        </w:tc>
        <w:tc>
          <w:tcPr>
            <w:tcW w:w="0" w:type="auto"/>
          </w:tcPr>
          <w:p w14:paraId="674015A8" w14:textId="77777777" w:rsidR="00FB7F2F" w:rsidRDefault="00433F39" w:rsidP="007745E4">
            <w:pPr>
              <w:pStyle w:val="Compact"/>
              <w:spacing w:line="240" w:lineRule="auto"/>
            </w:pPr>
            <w:r>
              <w:t>0–93</w:t>
            </w:r>
          </w:p>
        </w:tc>
        <w:tc>
          <w:tcPr>
            <w:tcW w:w="0" w:type="auto"/>
          </w:tcPr>
          <w:p w14:paraId="208BBD01" w14:textId="77777777" w:rsidR="00FB7F2F" w:rsidRDefault="00433F39" w:rsidP="007745E4">
            <w:pPr>
              <w:pStyle w:val="Compact"/>
              <w:spacing w:line="240" w:lineRule="auto"/>
              <w:jc w:val="right"/>
            </w:pPr>
            <w:r>
              <w:t>144</w:t>
            </w:r>
          </w:p>
        </w:tc>
        <w:tc>
          <w:tcPr>
            <w:tcW w:w="0" w:type="auto"/>
          </w:tcPr>
          <w:p w14:paraId="2BDE8337" w14:textId="77777777" w:rsidR="00FB7F2F" w:rsidRDefault="00433F39" w:rsidP="007745E4">
            <w:pPr>
              <w:pStyle w:val="Compact"/>
              <w:spacing w:line="240" w:lineRule="auto"/>
              <w:jc w:val="right"/>
            </w:pPr>
            <w:r>
              <w:t>7.20</w:t>
            </w:r>
          </w:p>
        </w:tc>
        <w:tc>
          <w:tcPr>
            <w:tcW w:w="0" w:type="auto"/>
          </w:tcPr>
          <w:p w14:paraId="125CA322" w14:textId="77777777" w:rsidR="00FB7F2F" w:rsidRDefault="00433F39" w:rsidP="007745E4">
            <w:pPr>
              <w:pStyle w:val="Compact"/>
              <w:spacing w:line="240" w:lineRule="auto"/>
              <w:jc w:val="right"/>
            </w:pPr>
            <w:r>
              <w:t>21.222</w:t>
            </w:r>
          </w:p>
        </w:tc>
      </w:tr>
      <w:tr w:rsidR="00FB7F2F" w14:paraId="42EFF2B4" w14:textId="77777777" w:rsidTr="007745E4">
        <w:tc>
          <w:tcPr>
            <w:tcW w:w="0" w:type="auto"/>
          </w:tcPr>
          <w:p w14:paraId="037052D1" w14:textId="77777777" w:rsidR="00FB7F2F" w:rsidRDefault="00433F39" w:rsidP="007745E4">
            <w:pPr>
              <w:pStyle w:val="Compact"/>
              <w:spacing w:line="240" w:lineRule="auto"/>
            </w:pPr>
            <w:r>
              <w:t>Buxus sp.</w:t>
            </w:r>
          </w:p>
        </w:tc>
        <w:tc>
          <w:tcPr>
            <w:tcW w:w="0" w:type="auto"/>
          </w:tcPr>
          <w:p w14:paraId="0725D613" w14:textId="77777777" w:rsidR="00FB7F2F" w:rsidRDefault="00433F39" w:rsidP="007745E4">
            <w:pPr>
              <w:pStyle w:val="Compact"/>
              <w:spacing w:line="240" w:lineRule="auto"/>
            </w:pPr>
            <w:r>
              <w:t>0–52</w:t>
            </w:r>
          </w:p>
        </w:tc>
        <w:tc>
          <w:tcPr>
            <w:tcW w:w="0" w:type="auto"/>
          </w:tcPr>
          <w:p w14:paraId="51924894" w14:textId="77777777" w:rsidR="00FB7F2F" w:rsidRDefault="00433F39" w:rsidP="007745E4">
            <w:pPr>
              <w:pStyle w:val="Compact"/>
              <w:spacing w:line="240" w:lineRule="auto"/>
              <w:jc w:val="right"/>
            </w:pPr>
            <w:r>
              <w:t>65</w:t>
            </w:r>
          </w:p>
        </w:tc>
        <w:tc>
          <w:tcPr>
            <w:tcW w:w="0" w:type="auto"/>
          </w:tcPr>
          <w:p w14:paraId="73F74003" w14:textId="77777777" w:rsidR="00FB7F2F" w:rsidRDefault="00433F39" w:rsidP="007745E4">
            <w:pPr>
              <w:pStyle w:val="Compact"/>
              <w:spacing w:line="240" w:lineRule="auto"/>
              <w:jc w:val="right"/>
            </w:pPr>
            <w:r>
              <w:t>3.25</w:t>
            </w:r>
          </w:p>
        </w:tc>
        <w:tc>
          <w:tcPr>
            <w:tcW w:w="0" w:type="auto"/>
          </w:tcPr>
          <w:p w14:paraId="6F5FA2A8" w14:textId="77777777" w:rsidR="00FB7F2F" w:rsidRDefault="00433F39" w:rsidP="007745E4">
            <w:pPr>
              <w:pStyle w:val="Compact"/>
              <w:spacing w:line="240" w:lineRule="auto"/>
              <w:jc w:val="right"/>
            </w:pPr>
            <w:r>
              <w:t>11.548</w:t>
            </w:r>
          </w:p>
        </w:tc>
      </w:tr>
      <w:tr w:rsidR="00FB7F2F" w14:paraId="598115B0" w14:textId="77777777" w:rsidTr="007745E4">
        <w:trPr>
          <w:cnfStyle w:val="000000100000" w:firstRow="0" w:lastRow="0" w:firstColumn="0" w:lastColumn="0" w:oddVBand="0" w:evenVBand="0" w:oddHBand="1" w:evenHBand="0" w:firstRowFirstColumn="0" w:firstRowLastColumn="0" w:lastRowFirstColumn="0" w:lastRowLastColumn="0"/>
        </w:trPr>
        <w:tc>
          <w:tcPr>
            <w:tcW w:w="0" w:type="auto"/>
          </w:tcPr>
          <w:p w14:paraId="0A3EBDFC" w14:textId="77777777" w:rsidR="00FB7F2F" w:rsidRDefault="00433F39" w:rsidP="007745E4">
            <w:pPr>
              <w:pStyle w:val="Compact"/>
              <w:spacing w:line="240" w:lineRule="auto"/>
            </w:pPr>
            <w:r>
              <w:t>Calluna vulgaris</w:t>
            </w:r>
          </w:p>
        </w:tc>
        <w:tc>
          <w:tcPr>
            <w:tcW w:w="0" w:type="auto"/>
          </w:tcPr>
          <w:p w14:paraId="240B10D0" w14:textId="77777777" w:rsidR="00FB7F2F" w:rsidRDefault="00433F39" w:rsidP="007745E4">
            <w:pPr>
              <w:pStyle w:val="Compact"/>
              <w:spacing w:line="240" w:lineRule="auto"/>
            </w:pPr>
            <w:r>
              <w:t>0–25</w:t>
            </w:r>
          </w:p>
        </w:tc>
        <w:tc>
          <w:tcPr>
            <w:tcW w:w="0" w:type="auto"/>
          </w:tcPr>
          <w:p w14:paraId="5790D21B" w14:textId="77777777" w:rsidR="00FB7F2F" w:rsidRDefault="00433F39" w:rsidP="007745E4">
            <w:pPr>
              <w:pStyle w:val="Compact"/>
              <w:spacing w:line="240" w:lineRule="auto"/>
              <w:jc w:val="right"/>
            </w:pPr>
            <w:r>
              <w:t>28</w:t>
            </w:r>
          </w:p>
        </w:tc>
        <w:tc>
          <w:tcPr>
            <w:tcW w:w="0" w:type="auto"/>
          </w:tcPr>
          <w:p w14:paraId="69D927C7" w14:textId="77777777" w:rsidR="00FB7F2F" w:rsidRDefault="00433F39" w:rsidP="007745E4">
            <w:pPr>
              <w:pStyle w:val="Compact"/>
              <w:spacing w:line="240" w:lineRule="auto"/>
              <w:jc w:val="right"/>
            </w:pPr>
            <w:r>
              <w:t>1.40</w:t>
            </w:r>
          </w:p>
        </w:tc>
        <w:tc>
          <w:tcPr>
            <w:tcW w:w="0" w:type="auto"/>
          </w:tcPr>
          <w:p w14:paraId="4AD7F28E" w14:textId="77777777" w:rsidR="00FB7F2F" w:rsidRDefault="00433F39" w:rsidP="007745E4">
            <w:pPr>
              <w:pStyle w:val="Compact"/>
              <w:spacing w:line="240" w:lineRule="auto"/>
              <w:jc w:val="right"/>
            </w:pPr>
            <w:r>
              <w:t>5.576</w:t>
            </w:r>
          </w:p>
        </w:tc>
      </w:tr>
      <w:tr w:rsidR="00FB7F2F" w14:paraId="6C718B0C" w14:textId="77777777" w:rsidTr="007745E4">
        <w:tc>
          <w:tcPr>
            <w:tcW w:w="0" w:type="auto"/>
          </w:tcPr>
          <w:p w14:paraId="4829F48D" w14:textId="77777777" w:rsidR="00FB7F2F" w:rsidRDefault="00433F39" w:rsidP="007745E4">
            <w:pPr>
              <w:pStyle w:val="Compact"/>
              <w:spacing w:line="240" w:lineRule="auto"/>
            </w:pPr>
            <w:r>
              <w:t>Cistaceae sp.</w:t>
            </w:r>
          </w:p>
        </w:tc>
        <w:tc>
          <w:tcPr>
            <w:tcW w:w="0" w:type="auto"/>
          </w:tcPr>
          <w:p w14:paraId="0C97A97B" w14:textId="77777777" w:rsidR="00FB7F2F" w:rsidRDefault="00433F39" w:rsidP="007745E4">
            <w:pPr>
              <w:pStyle w:val="Compact"/>
              <w:spacing w:line="240" w:lineRule="auto"/>
            </w:pPr>
            <w:r>
              <w:t>0–39</w:t>
            </w:r>
          </w:p>
        </w:tc>
        <w:tc>
          <w:tcPr>
            <w:tcW w:w="0" w:type="auto"/>
          </w:tcPr>
          <w:p w14:paraId="314D8882" w14:textId="77777777" w:rsidR="00FB7F2F" w:rsidRDefault="00433F39" w:rsidP="007745E4">
            <w:pPr>
              <w:pStyle w:val="Compact"/>
              <w:spacing w:line="240" w:lineRule="auto"/>
              <w:jc w:val="right"/>
            </w:pPr>
            <w:r>
              <w:t>56</w:t>
            </w:r>
          </w:p>
        </w:tc>
        <w:tc>
          <w:tcPr>
            <w:tcW w:w="0" w:type="auto"/>
          </w:tcPr>
          <w:p w14:paraId="067ABF3E" w14:textId="77777777" w:rsidR="00FB7F2F" w:rsidRDefault="00433F39" w:rsidP="007745E4">
            <w:pPr>
              <w:pStyle w:val="Compact"/>
              <w:spacing w:line="240" w:lineRule="auto"/>
              <w:jc w:val="right"/>
            </w:pPr>
            <w:r>
              <w:t>2.80</w:t>
            </w:r>
          </w:p>
        </w:tc>
        <w:tc>
          <w:tcPr>
            <w:tcW w:w="0" w:type="auto"/>
          </w:tcPr>
          <w:p w14:paraId="2E076319" w14:textId="77777777" w:rsidR="00FB7F2F" w:rsidRDefault="00433F39" w:rsidP="007745E4">
            <w:pPr>
              <w:pStyle w:val="Compact"/>
              <w:spacing w:line="240" w:lineRule="auto"/>
              <w:jc w:val="right"/>
            </w:pPr>
            <w:r>
              <w:t>9.328</w:t>
            </w:r>
          </w:p>
        </w:tc>
      </w:tr>
      <w:tr w:rsidR="00FB7F2F" w14:paraId="23D1E3A0" w14:textId="77777777" w:rsidTr="007745E4">
        <w:trPr>
          <w:cnfStyle w:val="000000100000" w:firstRow="0" w:lastRow="0" w:firstColumn="0" w:lastColumn="0" w:oddVBand="0" w:evenVBand="0" w:oddHBand="1" w:evenHBand="0" w:firstRowFirstColumn="0" w:firstRowLastColumn="0" w:lastRowFirstColumn="0" w:lastRowLastColumn="0"/>
        </w:trPr>
        <w:tc>
          <w:tcPr>
            <w:tcW w:w="0" w:type="auto"/>
          </w:tcPr>
          <w:p w14:paraId="5AF04AD0" w14:textId="77777777" w:rsidR="00FB7F2F" w:rsidRDefault="00433F39" w:rsidP="007745E4">
            <w:pPr>
              <w:pStyle w:val="Compact"/>
              <w:spacing w:line="240" w:lineRule="auto"/>
            </w:pPr>
            <w:r>
              <w:t>Cornus florida gp.</w:t>
            </w:r>
          </w:p>
        </w:tc>
        <w:tc>
          <w:tcPr>
            <w:tcW w:w="0" w:type="auto"/>
          </w:tcPr>
          <w:p w14:paraId="4F72E65A" w14:textId="77777777" w:rsidR="00FB7F2F" w:rsidRDefault="00433F39" w:rsidP="007745E4">
            <w:pPr>
              <w:pStyle w:val="Compact"/>
              <w:spacing w:line="240" w:lineRule="auto"/>
            </w:pPr>
            <w:r>
              <w:t>0–6</w:t>
            </w:r>
          </w:p>
        </w:tc>
        <w:tc>
          <w:tcPr>
            <w:tcW w:w="0" w:type="auto"/>
          </w:tcPr>
          <w:p w14:paraId="05FBEDE7" w14:textId="77777777" w:rsidR="00FB7F2F" w:rsidRDefault="00433F39" w:rsidP="007745E4">
            <w:pPr>
              <w:pStyle w:val="Compact"/>
              <w:spacing w:line="240" w:lineRule="auto"/>
              <w:jc w:val="right"/>
            </w:pPr>
            <w:r>
              <w:t>12</w:t>
            </w:r>
          </w:p>
        </w:tc>
        <w:tc>
          <w:tcPr>
            <w:tcW w:w="0" w:type="auto"/>
          </w:tcPr>
          <w:p w14:paraId="2CE27D47" w14:textId="77777777" w:rsidR="00FB7F2F" w:rsidRDefault="00433F39" w:rsidP="007745E4">
            <w:pPr>
              <w:pStyle w:val="Compact"/>
              <w:spacing w:line="240" w:lineRule="auto"/>
              <w:jc w:val="right"/>
            </w:pPr>
            <w:r>
              <w:t>0.60</w:t>
            </w:r>
          </w:p>
        </w:tc>
        <w:tc>
          <w:tcPr>
            <w:tcW w:w="0" w:type="auto"/>
          </w:tcPr>
          <w:p w14:paraId="07ECD5C7" w14:textId="77777777" w:rsidR="00FB7F2F" w:rsidRDefault="00433F39" w:rsidP="007745E4">
            <w:pPr>
              <w:pStyle w:val="Compact"/>
              <w:spacing w:line="240" w:lineRule="auto"/>
              <w:jc w:val="right"/>
            </w:pPr>
            <w:r>
              <w:t>1.569</w:t>
            </w:r>
          </w:p>
        </w:tc>
      </w:tr>
      <w:tr w:rsidR="00FB7F2F" w14:paraId="65C6FAF1" w14:textId="77777777" w:rsidTr="00D62981">
        <w:tblPrEx>
          <w:tblW w:w="0" w:type="pct"/>
          <w:tblLook w:val="0420" w:firstRow="1" w:lastRow="0" w:firstColumn="0" w:lastColumn="0" w:noHBand="0" w:noVBand="1"/>
          <w:tblPrExChange w:id="190" w:author="k d" w:date="2019-03-27T16:39:00Z">
            <w:tblPrEx>
              <w:tblW w:w="0" w:type="pct"/>
              <w:tblLook w:val="0420" w:firstRow="1" w:lastRow="0" w:firstColumn="0" w:lastColumn="0" w:noHBand="0" w:noVBand="1"/>
            </w:tblPrEx>
          </w:tblPrExChange>
        </w:tblPrEx>
        <w:tc>
          <w:tcPr>
            <w:tcW w:w="0" w:type="auto"/>
            <w:shd w:val="clear" w:color="auto" w:fill="FFC000" w:themeFill="accent4"/>
            <w:tcPrChange w:id="191" w:author="k d" w:date="2019-03-27T16:39:00Z">
              <w:tcPr>
                <w:tcW w:w="0" w:type="auto"/>
                <w:gridSpan w:val="2"/>
              </w:tcPr>
            </w:tcPrChange>
          </w:tcPr>
          <w:p w14:paraId="46162AAB" w14:textId="77777777" w:rsidR="00FB7F2F" w:rsidRDefault="00433F39" w:rsidP="007745E4">
            <w:pPr>
              <w:pStyle w:val="Compact"/>
              <w:spacing w:line="240" w:lineRule="auto"/>
            </w:pPr>
            <w:proofErr w:type="spellStart"/>
            <w:r>
              <w:t>Cornus</w:t>
            </w:r>
            <w:proofErr w:type="spellEnd"/>
            <w:r>
              <w:t xml:space="preserve"> sericea </w:t>
            </w:r>
            <w:proofErr w:type="spellStart"/>
            <w:r>
              <w:t>gp</w:t>
            </w:r>
            <w:proofErr w:type="spellEnd"/>
            <w:r>
              <w:t>.</w:t>
            </w:r>
          </w:p>
        </w:tc>
        <w:tc>
          <w:tcPr>
            <w:tcW w:w="0" w:type="auto"/>
            <w:shd w:val="clear" w:color="auto" w:fill="FFC000" w:themeFill="accent4"/>
            <w:tcPrChange w:id="192" w:author="k d" w:date="2019-03-27T16:39:00Z">
              <w:tcPr>
                <w:tcW w:w="0" w:type="auto"/>
                <w:gridSpan w:val="2"/>
              </w:tcPr>
            </w:tcPrChange>
          </w:tcPr>
          <w:p w14:paraId="5B6FCF24" w14:textId="77777777" w:rsidR="00FB7F2F" w:rsidRDefault="00433F39" w:rsidP="007745E4">
            <w:pPr>
              <w:pStyle w:val="Compact"/>
              <w:spacing w:line="240" w:lineRule="auto"/>
            </w:pPr>
            <w:r>
              <w:t>0–162</w:t>
            </w:r>
          </w:p>
        </w:tc>
        <w:tc>
          <w:tcPr>
            <w:tcW w:w="0" w:type="auto"/>
            <w:shd w:val="clear" w:color="auto" w:fill="FFC000" w:themeFill="accent4"/>
            <w:tcPrChange w:id="193" w:author="k d" w:date="2019-03-27T16:39:00Z">
              <w:tcPr>
                <w:tcW w:w="0" w:type="auto"/>
                <w:gridSpan w:val="2"/>
              </w:tcPr>
            </w:tcPrChange>
          </w:tcPr>
          <w:p w14:paraId="6B6A7CEE" w14:textId="77777777" w:rsidR="00FB7F2F" w:rsidRDefault="00433F39" w:rsidP="007745E4">
            <w:pPr>
              <w:pStyle w:val="Compact"/>
              <w:spacing w:line="240" w:lineRule="auto"/>
              <w:jc w:val="right"/>
            </w:pPr>
            <w:r>
              <w:t>419</w:t>
            </w:r>
          </w:p>
        </w:tc>
        <w:tc>
          <w:tcPr>
            <w:tcW w:w="0" w:type="auto"/>
            <w:shd w:val="clear" w:color="auto" w:fill="FFC000" w:themeFill="accent4"/>
            <w:tcPrChange w:id="194" w:author="k d" w:date="2019-03-27T16:39:00Z">
              <w:tcPr>
                <w:tcW w:w="0" w:type="auto"/>
                <w:gridSpan w:val="2"/>
              </w:tcPr>
            </w:tcPrChange>
          </w:tcPr>
          <w:p w14:paraId="6F47A308" w14:textId="77777777" w:rsidR="00FB7F2F" w:rsidRDefault="00433F39" w:rsidP="007745E4">
            <w:pPr>
              <w:pStyle w:val="Compact"/>
              <w:spacing w:line="240" w:lineRule="auto"/>
              <w:jc w:val="right"/>
            </w:pPr>
            <w:r>
              <w:t>20.95</w:t>
            </w:r>
          </w:p>
        </w:tc>
        <w:tc>
          <w:tcPr>
            <w:tcW w:w="0" w:type="auto"/>
            <w:shd w:val="clear" w:color="auto" w:fill="FFC000" w:themeFill="accent4"/>
            <w:tcPrChange w:id="195" w:author="k d" w:date="2019-03-27T16:39:00Z">
              <w:tcPr>
                <w:tcW w:w="0" w:type="auto"/>
                <w:gridSpan w:val="2"/>
              </w:tcPr>
            </w:tcPrChange>
          </w:tcPr>
          <w:p w14:paraId="2A464B64" w14:textId="77777777" w:rsidR="00FB7F2F" w:rsidRDefault="00433F39" w:rsidP="007745E4">
            <w:pPr>
              <w:pStyle w:val="Compact"/>
              <w:spacing w:line="240" w:lineRule="auto"/>
              <w:jc w:val="right"/>
            </w:pPr>
            <w:r>
              <w:t>43.685</w:t>
            </w:r>
          </w:p>
        </w:tc>
      </w:tr>
      <w:tr w:rsidR="00FB7F2F" w14:paraId="5A6F5362" w14:textId="77777777" w:rsidTr="00D62981">
        <w:tblPrEx>
          <w:tblW w:w="0" w:type="pct"/>
          <w:tblLook w:val="0420" w:firstRow="1" w:lastRow="0" w:firstColumn="0" w:lastColumn="0" w:noHBand="0" w:noVBand="1"/>
          <w:tblPrExChange w:id="196" w:author="k d" w:date="2019-03-27T16:39:00Z">
            <w:tblPrEx>
              <w:tblW w:w="0" w:type="pct"/>
              <w:tblLook w:val="0420" w:firstRow="1" w:lastRow="0" w:firstColumn="0" w:lastColumn="0" w:noHBand="0" w:noVBand="1"/>
            </w:tblPrEx>
          </w:tblPrExChange>
        </w:tblPrEx>
        <w:trPr>
          <w:cnfStyle w:val="000000100000" w:firstRow="0" w:lastRow="0" w:firstColumn="0" w:lastColumn="0" w:oddVBand="0" w:evenVBand="0" w:oddHBand="1" w:evenHBand="0" w:firstRowFirstColumn="0" w:firstRowLastColumn="0" w:lastRowFirstColumn="0" w:lastRowLastColumn="0"/>
        </w:trPr>
        <w:tc>
          <w:tcPr>
            <w:tcW w:w="0" w:type="auto"/>
            <w:shd w:val="clear" w:color="auto" w:fill="FFC000" w:themeFill="accent4"/>
            <w:tcPrChange w:id="197" w:author="k d" w:date="2019-03-27T16:39:00Z">
              <w:tcPr>
                <w:tcW w:w="0" w:type="auto"/>
                <w:gridSpan w:val="2"/>
              </w:tcPr>
            </w:tcPrChange>
          </w:tcPr>
          <w:p w14:paraId="1D95D18F" w14:textId="77777777" w:rsidR="00FB7F2F" w:rsidRDefault="00433F39" w:rsidP="007745E4">
            <w:pPr>
              <w:pStyle w:val="Compact"/>
              <w:spacing w:line="240" w:lineRule="auto"/>
              <w:cnfStyle w:val="000000100000" w:firstRow="0" w:lastRow="0" w:firstColumn="0" w:lastColumn="0" w:oddVBand="0" w:evenVBand="0" w:oddHBand="1" w:evenHBand="0" w:firstRowFirstColumn="0" w:firstRowLastColumn="0" w:lastRowFirstColumn="0" w:lastRowLastColumn="0"/>
            </w:pPr>
            <w:r>
              <w:t>Cornus sericea gp.</w:t>
            </w:r>
          </w:p>
        </w:tc>
        <w:tc>
          <w:tcPr>
            <w:tcW w:w="0" w:type="auto"/>
            <w:shd w:val="clear" w:color="auto" w:fill="FFC000" w:themeFill="accent4"/>
            <w:tcPrChange w:id="198" w:author="k d" w:date="2019-03-27T16:39:00Z">
              <w:tcPr>
                <w:tcW w:w="0" w:type="auto"/>
                <w:gridSpan w:val="2"/>
              </w:tcPr>
            </w:tcPrChange>
          </w:tcPr>
          <w:p w14:paraId="179524E8" w14:textId="77777777" w:rsidR="00FB7F2F" w:rsidRDefault="00433F39" w:rsidP="007745E4">
            <w:pPr>
              <w:pStyle w:val="Compact"/>
              <w:spacing w:line="240" w:lineRule="auto"/>
              <w:cnfStyle w:val="000000100000" w:firstRow="0" w:lastRow="0" w:firstColumn="0" w:lastColumn="0" w:oddVBand="0" w:evenVBand="0" w:oddHBand="1" w:evenHBand="0" w:firstRowFirstColumn="0" w:firstRowLastColumn="0" w:lastRowFirstColumn="0" w:lastRowLastColumn="0"/>
            </w:pPr>
            <w:r>
              <w:t>0–162</w:t>
            </w:r>
          </w:p>
        </w:tc>
        <w:tc>
          <w:tcPr>
            <w:tcW w:w="0" w:type="auto"/>
            <w:shd w:val="clear" w:color="auto" w:fill="FFC000" w:themeFill="accent4"/>
            <w:tcPrChange w:id="199" w:author="k d" w:date="2019-03-27T16:39:00Z">
              <w:tcPr>
                <w:tcW w:w="0" w:type="auto"/>
                <w:gridSpan w:val="2"/>
              </w:tcPr>
            </w:tcPrChange>
          </w:tcPr>
          <w:p w14:paraId="4FB59679" w14:textId="77777777" w:rsidR="00FB7F2F" w:rsidRDefault="00433F39" w:rsidP="007745E4">
            <w:pPr>
              <w:pStyle w:val="Compact"/>
              <w:spacing w:line="240" w:lineRule="auto"/>
              <w:jc w:val="right"/>
              <w:cnfStyle w:val="000000100000" w:firstRow="0" w:lastRow="0" w:firstColumn="0" w:lastColumn="0" w:oddVBand="0" w:evenVBand="0" w:oddHBand="1" w:evenHBand="0" w:firstRowFirstColumn="0" w:firstRowLastColumn="0" w:lastRowFirstColumn="0" w:lastRowLastColumn="0"/>
            </w:pPr>
            <w:r>
              <w:t>419</w:t>
            </w:r>
          </w:p>
        </w:tc>
        <w:tc>
          <w:tcPr>
            <w:tcW w:w="0" w:type="auto"/>
            <w:shd w:val="clear" w:color="auto" w:fill="FFC000" w:themeFill="accent4"/>
            <w:tcPrChange w:id="200" w:author="k d" w:date="2019-03-27T16:39:00Z">
              <w:tcPr>
                <w:tcW w:w="0" w:type="auto"/>
                <w:gridSpan w:val="2"/>
              </w:tcPr>
            </w:tcPrChange>
          </w:tcPr>
          <w:p w14:paraId="045A70A9" w14:textId="77777777" w:rsidR="00FB7F2F" w:rsidRDefault="00433F39" w:rsidP="007745E4">
            <w:pPr>
              <w:pStyle w:val="Compact"/>
              <w:spacing w:line="240" w:lineRule="auto"/>
              <w:jc w:val="right"/>
              <w:cnfStyle w:val="000000100000" w:firstRow="0" w:lastRow="0" w:firstColumn="0" w:lastColumn="0" w:oddVBand="0" w:evenVBand="0" w:oddHBand="1" w:evenHBand="0" w:firstRowFirstColumn="0" w:firstRowLastColumn="0" w:lastRowFirstColumn="0" w:lastRowLastColumn="0"/>
            </w:pPr>
            <w:r>
              <w:t>20.95</w:t>
            </w:r>
          </w:p>
        </w:tc>
        <w:tc>
          <w:tcPr>
            <w:tcW w:w="0" w:type="auto"/>
            <w:shd w:val="clear" w:color="auto" w:fill="FFC000" w:themeFill="accent4"/>
            <w:tcPrChange w:id="201" w:author="k d" w:date="2019-03-27T16:39:00Z">
              <w:tcPr>
                <w:tcW w:w="0" w:type="auto"/>
                <w:gridSpan w:val="2"/>
              </w:tcPr>
            </w:tcPrChange>
          </w:tcPr>
          <w:p w14:paraId="1CA0A890" w14:textId="77777777" w:rsidR="00FB7F2F" w:rsidRDefault="00433F39" w:rsidP="007745E4">
            <w:pPr>
              <w:pStyle w:val="Compact"/>
              <w:spacing w:line="240" w:lineRule="auto"/>
              <w:jc w:val="right"/>
              <w:cnfStyle w:val="000000100000" w:firstRow="0" w:lastRow="0" w:firstColumn="0" w:lastColumn="0" w:oddVBand="0" w:evenVBand="0" w:oddHBand="1" w:evenHBand="0" w:firstRowFirstColumn="0" w:firstRowLastColumn="0" w:lastRowFirstColumn="0" w:lastRowLastColumn="0"/>
            </w:pPr>
            <w:r>
              <w:t>43.685</w:t>
            </w:r>
          </w:p>
        </w:tc>
      </w:tr>
      <w:tr w:rsidR="00FB7F2F" w14:paraId="74A84A96" w14:textId="77777777" w:rsidTr="00D62981">
        <w:tblPrEx>
          <w:tblW w:w="0" w:type="pct"/>
          <w:tblLook w:val="0420" w:firstRow="1" w:lastRow="0" w:firstColumn="0" w:lastColumn="0" w:noHBand="0" w:noVBand="1"/>
          <w:tblPrExChange w:id="202" w:author="k d" w:date="2019-03-27T16:39:00Z">
            <w:tblPrEx>
              <w:tblW w:w="0" w:type="pct"/>
              <w:tblLook w:val="0420" w:firstRow="1" w:lastRow="0" w:firstColumn="0" w:lastColumn="0" w:noHBand="0" w:noVBand="1"/>
            </w:tblPrEx>
          </w:tblPrExChange>
        </w:tblPrEx>
        <w:tc>
          <w:tcPr>
            <w:tcW w:w="0" w:type="auto"/>
            <w:shd w:val="clear" w:color="auto" w:fill="FFC000" w:themeFill="accent4"/>
            <w:tcPrChange w:id="203" w:author="k d" w:date="2019-03-27T16:39:00Z">
              <w:tcPr>
                <w:tcW w:w="0" w:type="auto"/>
                <w:gridSpan w:val="2"/>
              </w:tcPr>
            </w:tcPrChange>
          </w:tcPr>
          <w:p w14:paraId="7BDEC3D8" w14:textId="77777777" w:rsidR="00FB7F2F" w:rsidRDefault="00433F39" w:rsidP="007745E4">
            <w:pPr>
              <w:pStyle w:val="Compact"/>
              <w:spacing w:line="240" w:lineRule="auto"/>
            </w:pPr>
            <w:proofErr w:type="spellStart"/>
            <w:r>
              <w:t>Cornus</w:t>
            </w:r>
            <w:proofErr w:type="spellEnd"/>
            <w:r>
              <w:t xml:space="preserve"> sericea </w:t>
            </w:r>
            <w:proofErr w:type="spellStart"/>
            <w:r>
              <w:t>gp</w:t>
            </w:r>
            <w:proofErr w:type="spellEnd"/>
            <w:r>
              <w:t>.</w:t>
            </w:r>
          </w:p>
        </w:tc>
        <w:tc>
          <w:tcPr>
            <w:tcW w:w="0" w:type="auto"/>
            <w:shd w:val="clear" w:color="auto" w:fill="FFC000" w:themeFill="accent4"/>
            <w:tcPrChange w:id="204" w:author="k d" w:date="2019-03-27T16:39:00Z">
              <w:tcPr>
                <w:tcW w:w="0" w:type="auto"/>
                <w:gridSpan w:val="2"/>
              </w:tcPr>
            </w:tcPrChange>
          </w:tcPr>
          <w:p w14:paraId="2C0C2F3B" w14:textId="77777777" w:rsidR="00FB7F2F" w:rsidRDefault="00433F39" w:rsidP="007745E4">
            <w:pPr>
              <w:pStyle w:val="Compact"/>
              <w:spacing w:line="240" w:lineRule="auto"/>
            </w:pPr>
            <w:r>
              <w:t>0–162</w:t>
            </w:r>
          </w:p>
        </w:tc>
        <w:tc>
          <w:tcPr>
            <w:tcW w:w="0" w:type="auto"/>
            <w:shd w:val="clear" w:color="auto" w:fill="FFC000" w:themeFill="accent4"/>
            <w:tcPrChange w:id="205" w:author="k d" w:date="2019-03-27T16:39:00Z">
              <w:tcPr>
                <w:tcW w:w="0" w:type="auto"/>
                <w:gridSpan w:val="2"/>
              </w:tcPr>
            </w:tcPrChange>
          </w:tcPr>
          <w:p w14:paraId="6A7CA45A" w14:textId="77777777" w:rsidR="00FB7F2F" w:rsidRDefault="00433F39" w:rsidP="007745E4">
            <w:pPr>
              <w:pStyle w:val="Compact"/>
              <w:spacing w:line="240" w:lineRule="auto"/>
              <w:jc w:val="right"/>
            </w:pPr>
            <w:r>
              <w:t>419</w:t>
            </w:r>
          </w:p>
        </w:tc>
        <w:tc>
          <w:tcPr>
            <w:tcW w:w="0" w:type="auto"/>
            <w:shd w:val="clear" w:color="auto" w:fill="FFC000" w:themeFill="accent4"/>
            <w:tcPrChange w:id="206" w:author="k d" w:date="2019-03-27T16:39:00Z">
              <w:tcPr>
                <w:tcW w:w="0" w:type="auto"/>
                <w:gridSpan w:val="2"/>
              </w:tcPr>
            </w:tcPrChange>
          </w:tcPr>
          <w:p w14:paraId="4AB9FA32" w14:textId="77777777" w:rsidR="00FB7F2F" w:rsidRDefault="00433F39" w:rsidP="007745E4">
            <w:pPr>
              <w:pStyle w:val="Compact"/>
              <w:spacing w:line="240" w:lineRule="auto"/>
              <w:jc w:val="right"/>
            </w:pPr>
            <w:r>
              <w:t>20.95</w:t>
            </w:r>
          </w:p>
        </w:tc>
        <w:tc>
          <w:tcPr>
            <w:tcW w:w="0" w:type="auto"/>
            <w:shd w:val="clear" w:color="auto" w:fill="FFC000" w:themeFill="accent4"/>
            <w:tcPrChange w:id="207" w:author="k d" w:date="2019-03-27T16:39:00Z">
              <w:tcPr>
                <w:tcW w:w="0" w:type="auto"/>
                <w:gridSpan w:val="2"/>
              </w:tcPr>
            </w:tcPrChange>
          </w:tcPr>
          <w:p w14:paraId="5BC02069" w14:textId="77777777" w:rsidR="00FB7F2F" w:rsidRDefault="00433F39" w:rsidP="007745E4">
            <w:pPr>
              <w:pStyle w:val="Compact"/>
              <w:spacing w:line="240" w:lineRule="auto"/>
              <w:jc w:val="right"/>
            </w:pPr>
            <w:r>
              <w:t>43.685</w:t>
            </w:r>
          </w:p>
        </w:tc>
      </w:tr>
      <w:tr w:rsidR="00FB7F2F" w14:paraId="59409FFA" w14:textId="77777777" w:rsidTr="007745E4">
        <w:trPr>
          <w:cnfStyle w:val="000000100000" w:firstRow="0" w:lastRow="0" w:firstColumn="0" w:lastColumn="0" w:oddVBand="0" w:evenVBand="0" w:oddHBand="1" w:evenHBand="0" w:firstRowFirstColumn="0" w:firstRowLastColumn="0" w:lastRowFirstColumn="0" w:lastRowLastColumn="0"/>
        </w:trPr>
        <w:tc>
          <w:tcPr>
            <w:tcW w:w="0" w:type="auto"/>
          </w:tcPr>
          <w:p w14:paraId="774252A7" w14:textId="77777777" w:rsidR="00FB7F2F" w:rsidRDefault="00433F39" w:rsidP="007745E4">
            <w:pPr>
              <w:pStyle w:val="Compact"/>
              <w:spacing w:line="240" w:lineRule="auto"/>
            </w:pPr>
            <w:r>
              <w:t>Corylus sp.</w:t>
            </w:r>
          </w:p>
        </w:tc>
        <w:tc>
          <w:tcPr>
            <w:tcW w:w="0" w:type="auto"/>
          </w:tcPr>
          <w:p w14:paraId="4669BBBE" w14:textId="77777777" w:rsidR="00FB7F2F" w:rsidRDefault="00433F39" w:rsidP="007745E4">
            <w:pPr>
              <w:pStyle w:val="Compact"/>
              <w:spacing w:line="240" w:lineRule="auto"/>
            </w:pPr>
            <w:r>
              <w:t>0–58</w:t>
            </w:r>
          </w:p>
        </w:tc>
        <w:tc>
          <w:tcPr>
            <w:tcW w:w="0" w:type="auto"/>
          </w:tcPr>
          <w:p w14:paraId="6154313A" w14:textId="77777777" w:rsidR="00FB7F2F" w:rsidRDefault="00433F39" w:rsidP="007745E4">
            <w:pPr>
              <w:pStyle w:val="Compact"/>
              <w:spacing w:line="240" w:lineRule="auto"/>
              <w:jc w:val="right"/>
            </w:pPr>
            <w:r>
              <w:t>109</w:t>
            </w:r>
          </w:p>
        </w:tc>
        <w:tc>
          <w:tcPr>
            <w:tcW w:w="0" w:type="auto"/>
          </w:tcPr>
          <w:p w14:paraId="75F169AA" w14:textId="77777777" w:rsidR="00FB7F2F" w:rsidRDefault="00433F39" w:rsidP="007745E4">
            <w:pPr>
              <w:pStyle w:val="Compact"/>
              <w:spacing w:line="240" w:lineRule="auto"/>
              <w:jc w:val="right"/>
            </w:pPr>
            <w:r>
              <w:t>5.45</w:t>
            </w:r>
          </w:p>
        </w:tc>
        <w:tc>
          <w:tcPr>
            <w:tcW w:w="0" w:type="auto"/>
          </w:tcPr>
          <w:p w14:paraId="496F98AA" w14:textId="77777777" w:rsidR="00FB7F2F" w:rsidRDefault="00433F39" w:rsidP="007745E4">
            <w:pPr>
              <w:pStyle w:val="Compact"/>
              <w:spacing w:line="240" w:lineRule="auto"/>
              <w:jc w:val="right"/>
            </w:pPr>
            <w:r>
              <w:t>13.249</w:t>
            </w:r>
          </w:p>
        </w:tc>
      </w:tr>
      <w:tr w:rsidR="00FB7F2F" w14:paraId="0D162434" w14:textId="77777777" w:rsidTr="007745E4">
        <w:tc>
          <w:tcPr>
            <w:tcW w:w="0" w:type="auto"/>
          </w:tcPr>
          <w:p w14:paraId="1F461B14" w14:textId="77777777" w:rsidR="00FB7F2F" w:rsidRDefault="00433F39" w:rsidP="007745E4">
            <w:pPr>
              <w:pStyle w:val="Compact"/>
              <w:spacing w:line="240" w:lineRule="auto"/>
            </w:pPr>
            <w:r>
              <w:t>Cotoneaster sp.</w:t>
            </w:r>
          </w:p>
        </w:tc>
        <w:tc>
          <w:tcPr>
            <w:tcW w:w="0" w:type="auto"/>
          </w:tcPr>
          <w:p w14:paraId="5F899F43" w14:textId="77777777" w:rsidR="00FB7F2F" w:rsidRDefault="00433F39" w:rsidP="007745E4">
            <w:pPr>
              <w:pStyle w:val="Compact"/>
              <w:spacing w:line="240" w:lineRule="auto"/>
            </w:pPr>
            <w:r>
              <w:t>0–39</w:t>
            </w:r>
          </w:p>
        </w:tc>
        <w:tc>
          <w:tcPr>
            <w:tcW w:w="0" w:type="auto"/>
          </w:tcPr>
          <w:p w14:paraId="3DAFB4BE" w14:textId="77777777" w:rsidR="00FB7F2F" w:rsidRDefault="00433F39" w:rsidP="007745E4">
            <w:pPr>
              <w:pStyle w:val="Compact"/>
              <w:spacing w:line="240" w:lineRule="auto"/>
              <w:jc w:val="right"/>
            </w:pPr>
            <w:r>
              <w:t>85</w:t>
            </w:r>
          </w:p>
        </w:tc>
        <w:tc>
          <w:tcPr>
            <w:tcW w:w="0" w:type="auto"/>
          </w:tcPr>
          <w:p w14:paraId="18B5A9FA" w14:textId="77777777" w:rsidR="00FB7F2F" w:rsidRDefault="00433F39" w:rsidP="007745E4">
            <w:pPr>
              <w:pStyle w:val="Compact"/>
              <w:spacing w:line="240" w:lineRule="auto"/>
              <w:jc w:val="right"/>
            </w:pPr>
            <w:r>
              <w:t>4.25</w:t>
            </w:r>
          </w:p>
        </w:tc>
        <w:tc>
          <w:tcPr>
            <w:tcW w:w="0" w:type="auto"/>
          </w:tcPr>
          <w:p w14:paraId="0C46A434" w14:textId="77777777" w:rsidR="00FB7F2F" w:rsidRDefault="00433F39" w:rsidP="007745E4">
            <w:pPr>
              <w:pStyle w:val="Compact"/>
              <w:spacing w:line="240" w:lineRule="auto"/>
              <w:jc w:val="right"/>
            </w:pPr>
            <w:r>
              <w:t>9.296</w:t>
            </w:r>
          </w:p>
        </w:tc>
      </w:tr>
      <w:tr w:rsidR="00FB7F2F" w14:paraId="1E978BD7" w14:textId="77777777" w:rsidTr="007745E4">
        <w:trPr>
          <w:cnfStyle w:val="000000100000" w:firstRow="0" w:lastRow="0" w:firstColumn="0" w:lastColumn="0" w:oddVBand="0" w:evenVBand="0" w:oddHBand="1" w:evenHBand="0" w:firstRowFirstColumn="0" w:firstRowLastColumn="0" w:lastRowFirstColumn="0" w:lastRowLastColumn="0"/>
        </w:trPr>
        <w:tc>
          <w:tcPr>
            <w:tcW w:w="0" w:type="auto"/>
          </w:tcPr>
          <w:p w14:paraId="2577930B" w14:textId="77777777" w:rsidR="00FB7F2F" w:rsidRDefault="00433F39" w:rsidP="007745E4">
            <w:pPr>
              <w:pStyle w:val="Compact"/>
              <w:spacing w:line="240" w:lineRule="auto"/>
            </w:pPr>
            <w:r>
              <w:t>Crataegus sp.</w:t>
            </w:r>
          </w:p>
        </w:tc>
        <w:tc>
          <w:tcPr>
            <w:tcW w:w="0" w:type="auto"/>
          </w:tcPr>
          <w:p w14:paraId="7750D0A7" w14:textId="77777777" w:rsidR="00FB7F2F" w:rsidRDefault="00433F39" w:rsidP="007745E4">
            <w:pPr>
              <w:pStyle w:val="Compact"/>
              <w:spacing w:line="240" w:lineRule="auto"/>
            </w:pPr>
            <w:r>
              <w:t>0–4</w:t>
            </w:r>
          </w:p>
        </w:tc>
        <w:tc>
          <w:tcPr>
            <w:tcW w:w="0" w:type="auto"/>
          </w:tcPr>
          <w:p w14:paraId="726197B1" w14:textId="77777777" w:rsidR="00FB7F2F" w:rsidRDefault="00433F39" w:rsidP="007745E4">
            <w:pPr>
              <w:pStyle w:val="Compact"/>
              <w:spacing w:line="240" w:lineRule="auto"/>
              <w:jc w:val="right"/>
            </w:pPr>
            <w:r>
              <w:t>11</w:t>
            </w:r>
          </w:p>
        </w:tc>
        <w:tc>
          <w:tcPr>
            <w:tcW w:w="0" w:type="auto"/>
          </w:tcPr>
          <w:p w14:paraId="2505596A" w14:textId="77777777" w:rsidR="00FB7F2F" w:rsidRDefault="00433F39" w:rsidP="007745E4">
            <w:pPr>
              <w:pStyle w:val="Compact"/>
              <w:spacing w:line="240" w:lineRule="auto"/>
              <w:jc w:val="right"/>
            </w:pPr>
            <w:r>
              <w:t>0.55</w:t>
            </w:r>
          </w:p>
        </w:tc>
        <w:tc>
          <w:tcPr>
            <w:tcW w:w="0" w:type="auto"/>
          </w:tcPr>
          <w:p w14:paraId="5943F193" w14:textId="77777777" w:rsidR="00FB7F2F" w:rsidRDefault="00433F39" w:rsidP="007745E4">
            <w:pPr>
              <w:pStyle w:val="Compact"/>
              <w:spacing w:line="240" w:lineRule="auto"/>
              <w:jc w:val="right"/>
            </w:pPr>
            <w:r>
              <w:t>1.146</w:t>
            </w:r>
          </w:p>
        </w:tc>
      </w:tr>
      <w:tr w:rsidR="00FB7F2F" w14:paraId="4969A963" w14:textId="77777777" w:rsidTr="007745E4">
        <w:tc>
          <w:tcPr>
            <w:tcW w:w="0" w:type="auto"/>
          </w:tcPr>
          <w:p w14:paraId="36DC7F1D" w14:textId="77777777" w:rsidR="00FB7F2F" w:rsidRDefault="00433F39" w:rsidP="007745E4">
            <w:pPr>
              <w:pStyle w:val="Compact"/>
              <w:spacing w:line="240" w:lineRule="auto"/>
            </w:pPr>
            <w:r>
              <w:t>Cytisus scoparius</w:t>
            </w:r>
          </w:p>
        </w:tc>
        <w:tc>
          <w:tcPr>
            <w:tcW w:w="0" w:type="auto"/>
          </w:tcPr>
          <w:p w14:paraId="4405445E" w14:textId="77777777" w:rsidR="00FB7F2F" w:rsidRDefault="00433F39" w:rsidP="007745E4">
            <w:pPr>
              <w:pStyle w:val="Compact"/>
              <w:spacing w:line="240" w:lineRule="auto"/>
            </w:pPr>
            <w:r>
              <w:t>0–6</w:t>
            </w:r>
          </w:p>
        </w:tc>
        <w:tc>
          <w:tcPr>
            <w:tcW w:w="0" w:type="auto"/>
          </w:tcPr>
          <w:p w14:paraId="191C92E8" w14:textId="77777777" w:rsidR="00FB7F2F" w:rsidRDefault="00433F39" w:rsidP="007745E4">
            <w:pPr>
              <w:pStyle w:val="Compact"/>
              <w:spacing w:line="240" w:lineRule="auto"/>
              <w:jc w:val="right"/>
            </w:pPr>
            <w:r>
              <w:t>9</w:t>
            </w:r>
          </w:p>
        </w:tc>
        <w:tc>
          <w:tcPr>
            <w:tcW w:w="0" w:type="auto"/>
          </w:tcPr>
          <w:p w14:paraId="783C9011" w14:textId="77777777" w:rsidR="00FB7F2F" w:rsidRDefault="00433F39" w:rsidP="007745E4">
            <w:pPr>
              <w:pStyle w:val="Compact"/>
              <w:spacing w:line="240" w:lineRule="auto"/>
              <w:jc w:val="right"/>
            </w:pPr>
            <w:r>
              <w:t>0.45</w:t>
            </w:r>
          </w:p>
        </w:tc>
        <w:tc>
          <w:tcPr>
            <w:tcW w:w="0" w:type="auto"/>
          </w:tcPr>
          <w:p w14:paraId="466FC872" w14:textId="77777777" w:rsidR="00FB7F2F" w:rsidRDefault="00433F39" w:rsidP="007745E4">
            <w:pPr>
              <w:pStyle w:val="Compact"/>
              <w:spacing w:line="240" w:lineRule="auto"/>
              <w:jc w:val="right"/>
            </w:pPr>
            <w:r>
              <w:t>1.395</w:t>
            </w:r>
          </w:p>
        </w:tc>
      </w:tr>
      <w:tr w:rsidR="00FB7F2F" w14:paraId="5FB6933F" w14:textId="77777777" w:rsidTr="007745E4">
        <w:trPr>
          <w:cnfStyle w:val="000000100000" w:firstRow="0" w:lastRow="0" w:firstColumn="0" w:lastColumn="0" w:oddVBand="0" w:evenVBand="0" w:oddHBand="1" w:evenHBand="0" w:firstRowFirstColumn="0" w:firstRowLastColumn="0" w:lastRowFirstColumn="0" w:lastRowLastColumn="0"/>
        </w:trPr>
        <w:tc>
          <w:tcPr>
            <w:tcW w:w="0" w:type="auto"/>
          </w:tcPr>
          <w:p w14:paraId="75940AFC" w14:textId="77777777" w:rsidR="00FB7F2F" w:rsidRDefault="00433F39" w:rsidP="007745E4">
            <w:pPr>
              <w:pStyle w:val="Compact"/>
              <w:spacing w:line="240" w:lineRule="auto"/>
            </w:pPr>
            <w:r>
              <w:t>Daphne sp.</w:t>
            </w:r>
          </w:p>
        </w:tc>
        <w:tc>
          <w:tcPr>
            <w:tcW w:w="0" w:type="auto"/>
          </w:tcPr>
          <w:p w14:paraId="4B766573" w14:textId="77777777" w:rsidR="00FB7F2F" w:rsidRDefault="00433F39" w:rsidP="007745E4">
            <w:pPr>
              <w:pStyle w:val="Compact"/>
              <w:spacing w:line="240" w:lineRule="auto"/>
            </w:pPr>
            <w:r>
              <w:t>0–4</w:t>
            </w:r>
          </w:p>
        </w:tc>
        <w:tc>
          <w:tcPr>
            <w:tcW w:w="0" w:type="auto"/>
          </w:tcPr>
          <w:p w14:paraId="181EC904" w14:textId="77777777" w:rsidR="00FB7F2F" w:rsidRDefault="00433F39" w:rsidP="007745E4">
            <w:pPr>
              <w:pStyle w:val="Compact"/>
              <w:spacing w:line="240" w:lineRule="auto"/>
              <w:jc w:val="right"/>
            </w:pPr>
            <w:r>
              <w:t>4</w:t>
            </w:r>
          </w:p>
        </w:tc>
        <w:tc>
          <w:tcPr>
            <w:tcW w:w="0" w:type="auto"/>
          </w:tcPr>
          <w:p w14:paraId="701268EE" w14:textId="77777777" w:rsidR="00FB7F2F" w:rsidRDefault="00433F39" w:rsidP="007745E4">
            <w:pPr>
              <w:pStyle w:val="Compact"/>
              <w:spacing w:line="240" w:lineRule="auto"/>
              <w:jc w:val="right"/>
            </w:pPr>
            <w:r>
              <w:t>0.20</w:t>
            </w:r>
          </w:p>
        </w:tc>
        <w:tc>
          <w:tcPr>
            <w:tcW w:w="0" w:type="auto"/>
          </w:tcPr>
          <w:p w14:paraId="0D50616F" w14:textId="77777777" w:rsidR="00FB7F2F" w:rsidRDefault="00433F39" w:rsidP="007745E4">
            <w:pPr>
              <w:pStyle w:val="Compact"/>
              <w:spacing w:line="240" w:lineRule="auto"/>
              <w:jc w:val="right"/>
            </w:pPr>
            <w:r>
              <w:t>0.894</w:t>
            </w:r>
          </w:p>
        </w:tc>
      </w:tr>
      <w:tr w:rsidR="00FB7F2F" w14:paraId="6237BF65" w14:textId="77777777" w:rsidTr="007745E4">
        <w:tc>
          <w:tcPr>
            <w:tcW w:w="0" w:type="auto"/>
          </w:tcPr>
          <w:p w14:paraId="7A3BD35E" w14:textId="77777777" w:rsidR="00FB7F2F" w:rsidRDefault="00433F39" w:rsidP="007745E4">
            <w:pPr>
              <w:pStyle w:val="Compact"/>
              <w:spacing w:line="240" w:lineRule="auto"/>
            </w:pPr>
            <w:r>
              <w:t>Dasiphora fruticosa</w:t>
            </w:r>
          </w:p>
        </w:tc>
        <w:tc>
          <w:tcPr>
            <w:tcW w:w="0" w:type="auto"/>
          </w:tcPr>
          <w:p w14:paraId="6428A42C" w14:textId="77777777" w:rsidR="00FB7F2F" w:rsidRDefault="00433F39" w:rsidP="007745E4">
            <w:pPr>
              <w:pStyle w:val="Compact"/>
              <w:spacing w:line="240" w:lineRule="auto"/>
            </w:pPr>
            <w:r>
              <w:t>0–19</w:t>
            </w:r>
          </w:p>
        </w:tc>
        <w:tc>
          <w:tcPr>
            <w:tcW w:w="0" w:type="auto"/>
          </w:tcPr>
          <w:p w14:paraId="062F22E6" w14:textId="77777777" w:rsidR="00FB7F2F" w:rsidRDefault="00433F39" w:rsidP="007745E4">
            <w:pPr>
              <w:pStyle w:val="Compact"/>
              <w:spacing w:line="240" w:lineRule="auto"/>
              <w:jc w:val="right"/>
            </w:pPr>
            <w:r>
              <w:t>19</w:t>
            </w:r>
          </w:p>
        </w:tc>
        <w:tc>
          <w:tcPr>
            <w:tcW w:w="0" w:type="auto"/>
          </w:tcPr>
          <w:p w14:paraId="595A8F25" w14:textId="77777777" w:rsidR="00FB7F2F" w:rsidRDefault="00433F39" w:rsidP="007745E4">
            <w:pPr>
              <w:pStyle w:val="Compact"/>
              <w:spacing w:line="240" w:lineRule="auto"/>
              <w:jc w:val="right"/>
            </w:pPr>
            <w:r>
              <w:t>0.95</w:t>
            </w:r>
          </w:p>
        </w:tc>
        <w:tc>
          <w:tcPr>
            <w:tcW w:w="0" w:type="auto"/>
          </w:tcPr>
          <w:p w14:paraId="02326420" w14:textId="77777777" w:rsidR="00FB7F2F" w:rsidRDefault="00433F39" w:rsidP="007745E4">
            <w:pPr>
              <w:pStyle w:val="Compact"/>
              <w:spacing w:line="240" w:lineRule="auto"/>
              <w:jc w:val="right"/>
            </w:pPr>
            <w:r>
              <w:t>4.249</w:t>
            </w:r>
          </w:p>
        </w:tc>
      </w:tr>
      <w:tr w:rsidR="00FB7F2F" w14:paraId="03DEA373" w14:textId="77777777" w:rsidTr="007745E4">
        <w:trPr>
          <w:cnfStyle w:val="000000100000" w:firstRow="0" w:lastRow="0" w:firstColumn="0" w:lastColumn="0" w:oddVBand="0" w:evenVBand="0" w:oddHBand="1" w:evenHBand="0" w:firstRowFirstColumn="0" w:firstRowLastColumn="0" w:lastRowFirstColumn="0" w:lastRowLastColumn="0"/>
        </w:trPr>
        <w:tc>
          <w:tcPr>
            <w:tcW w:w="0" w:type="auto"/>
          </w:tcPr>
          <w:p w14:paraId="0FB66023" w14:textId="77777777" w:rsidR="00FB7F2F" w:rsidRDefault="00433F39" w:rsidP="007745E4">
            <w:pPr>
              <w:pStyle w:val="Compact"/>
              <w:spacing w:line="240" w:lineRule="auto"/>
            </w:pPr>
            <w:r>
              <w:t>Elaeagnus commutata</w:t>
            </w:r>
          </w:p>
        </w:tc>
        <w:tc>
          <w:tcPr>
            <w:tcW w:w="0" w:type="auto"/>
          </w:tcPr>
          <w:p w14:paraId="6292CC0B" w14:textId="77777777" w:rsidR="00FB7F2F" w:rsidRDefault="00433F39" w:rsidP="007745E4">
            <w:pPr>
              <w:pStyle w:val="Compact"/>
              <w:spacing w:line="240" w:lineRule="auto"/>
            </w:pPr>
            <w:r>
              <w:t>0–31</w:t>
            </w:r>
          </w:p>
        </w:tc>
        <w:tc>
          <w:tcPr>
            <w:tcW w:w="0" w:type="auto"/>
          </w:tcPr>
          <w:p w14:paraId="34AABE14" w14:textId="77777777" w:rsidR="00FB7F2F" w:rsidRDefault="00433F39" w:rsidP="007745E4">
            <w:pPr>
              <w:pStyle w:val="Compact"/>
              <w:spacing w:line="240" w:lineRule="auto"/>
              <w:jc w:val="right"/>
            </w:pPr>
            <w:r>
              <w:t>31</w:t>
            </w:r>
          </w:p>
        </w:tc>
        <w:tc>
          <w:tcPr>
            <w:tcW w:w="0" w:type="auto"/>
          </w:tcPr>
          <w:p w14:paraId="154AD751" w14:textId="77777777" w:rsidR="00FB7F2F" w:rsidRDefault="00433F39" w:rsidP="007745E4">
            <w:pPr>
              <w:pStyle w:val="Compact"/>
              <w:spacing w:line="240" w:lineRule="auto"/>
              <w:jc w:val="right"/>
            </w:pPr>
            <w:r>
              <w:t>1.55</w:t>
            </w:r>
          </w:p>
        </w:tc>
        <w:tc>
          <w:tcPr>
            <w:tcW w:w="0" w:type="auto"/>
          </w:tcPr>
          <w:p w14:paraId="7332EDED" w14:textId="77777777" w:rsidR="00FB7F2F" w:rsidRDefault="00433F39" w:rsidP="007745E4">
            <w:pPr>
              <w:pStyle w:val="Compact"/>
              <w:spacing w:line="240" w:lineRule="auto"/>
              <w:jc w:val="right"/>
            </w:pPr>
            <w:r>
              <w:t>6.932</w:t>
            </w:r>
          </w:p>
        </w:tc>
      </w:tr>
      <w:tr w:rsidR="00FB7F2F" w14:paraId="366BC457" w14:textId="77777777" w:rsidTr="007745E4">
        <w:tc>
          <w:tcPr>
            <w:tcW w:w="0" w:type="auto"/>
          </w:tcPr>
          <w:p w14:paraId="0F311A1E" w14:textId="77777777" w:rsidR="00FB7F2F" w:rsidRDefault="00433F39" w:rsidP="007745E4">
            <w:pPr>
              <w:pStyle w:val="Compact"/>
              <w:spacing w:line="240" w:lineRule="auto"/>
            </w:pPr>
            <w:r>
              <w:t>Enkianthus campanulatus</w:t>
            </w:r>
          </w:p>
        </w:tc>
        <w:tc>
          <w:tcPr>
            <w:tcW w:w="0" w:type="auto"/>
          </w:tcPr>
          <w:p w14:paraId="69C3B23C" w14:textId="77777777" w:rsidR="00FB7F2F" w:rsidRDefault="00433F39" w:rsidP="007745E4">
            <w:pPr>
              <w:pStyle w:val="Compact"/>
              <w:spacing w:line="240" w:lineRule="auto"/>
            </w:pPr>
            <w:r>
              <w:t>0–2</w:t>
            </w:r>
          </w:p>
        </w:tc>
        <w:tc>
          <w:tcPr>
            <w:tcW w:w="0" w:type="auto"/>
          </w:tcPr>
          <w:p w14:paraId="139990A0" w14:textId="77777777" w:rsidR="00FB7F2F" w:rsidRDefault="00433F39" w:rsidP="007745E4">
            <w:pPr>
              <w:pStyle w:val="Compact"/>
              <w:spacing w:line="240" w:lineRule="auto"/>
              <w:jc w:val="right"/>
            </w:pPr>
            <w:r>
              <w:t>2</w:t>
            </w:r>
          </w:p>
        </w:tc>
        <w:tc>
          <w:tcPr>
            <w:tcW w:w="0" w:type="auto"/>
          </w:tcPr>
          <w:p w14:paraId="054E0207" w14:textId="77777777" w:rsidR="00FB7F2F" w:rsidRDefault="00433F39" w:rsidP="007745E4">
            <w:pPr>
              <w:pStyle w:val="Compact"/>
              <w:spacing w:line="240" w:lineRule="auto"/>
              <w:jc w:val="right"/>
            </w:pPr>
            <w:r>
              <w:t>0.10</w:t>
            </w:r>
          </w:p>
        </w:tc>
        <w:tc>
          <w:tcPr>
            <w:tcW w:w="0" w:type="auto"/>
          </w:tcPr>
          <w:p w14:paraId="1CB066FD" w14:textId="77777777" w:rsidR="00FB7F2F" w:rsidRDefault="00433F39" w:rsidP="007745E4">
            <w:pPr>
              <w:pStyle w:val="Compact"/>
              <w:spacing w:line="240" w:lineRule="auto"/>
              <w:jc w:val="right"/>
            </w:pPr>
            <w:r>
              <w:t>0.447</w:t>
            </w:r>
          </w:p>
        </w:tc>
      </w:tr>
      <w:tr w:rsidR="00FB7F2F" w14:paraId="0004285A" w14:textId="77777777" w:rsidTr="007745E4">
        <w:trPr>
          <w:cnfStyle w:val="000000100000" w:firstRow="0" w:lastRow="0" w:firstColumn="0" w:lastColumn="0" w:oddVBand="0" w:evenVBand="0" w:oddHBand="1" w:evenHBand="0" w:firstRowFirstColumn="0" w:firstRowLastColumn="0" w:lastRowFirstColumn="0" w:lastRowLastColumn="0"/>
        </w:trPr>
        <w:tc>
          <w:tcPr>
            <w:tcW w:w="0" w:type="auto"/>
          </w:tcPr>
          <w:p w14:paraId="5F57FB92" w14:textId="77777777" w:rsidR="00FB7F2F" w:rsidRDefault="00433F39" w:rsidP="007745E4">
            <w:pPr>
              <w:pStyle w:val="Compact"/>
              <w:spacing w:line="240" w:lineRule="auto"/>
            </w:pPr>
            <w:r>
              <w:t>Erica sp.</w:t>
            </w:r>
          </w:p>
        </w:tc>
        <w:tc>
          <w:tcPr>
            <w:tcW w:w="0" w:type="auto"/>
          </w:tcPr>
          <w:p w14:paraId="4D5AF232" w14:textId="77777777" w:rsidR="00FB7F2F" w:rsidRDefault="00433F39" w:rsidP="007745E4">
            <w:pPr>
              <w:pStyle w:val="Compact"/>
              <w:spacing w:line="240" w:lineRule="auto"/>
            </w:pPr>
            <w:r>
              <w:t>0–6</w:t>
            </w:r>
          </w:p>
        </w:tc>
        <w:tc>
          <w:tcPr>
            <w:tcW w:w="0" w:type="auto"/>
          </w:tcPr>
          <w:p w14:paraId="350A400E" w14:textId="77777777" w:rsidR="00FB7F2F" w:rsidRDefault="00433F39" w:rsidP="007745E4">
            <w:pPr>
              <w:pStyle w:val="Compact"/>
              <w:spacing w:line="240" w:lineRule="auto"/>
              <w:jc w:val="right"/>
            </w:pPr>
            <w:r>
              <w:t>16</w:t>
            </w:r>
          </w:p>
        </w:tc>
        <w:tc>
          <w:tcPr>
            <w:tcW w:w="0" w:type="auto"/>
          </w:tcPr>
          <w:p w14:paraId="65483565" w14:textId="77777777" w:rsidR="00FB7F2F" w:rsidRDefault="00433F39" w:rsidP="007745E4">
            <w:pPr>
              <w:pStyle w:val="Compact"/>
              <w:spacing w:line="240" w:lineRule="auto"/>
              <w:jc w:val="right"/>
            </w:pPr>
            <w:r>
              <w:t>0.80</w:t>
            </w:r>
          </w:p>
        </w:tc>
        <w:tc>
          <w:tcPr>
            <w:tcW w:w="0" w:type="auto"/>
          </w:tcPr>
          <w:p w14:paraId="1E355B81" w14:textId="77777777" w:rsidR="00FB7F2F" w:rsidRDefault="00433F39" w:rsidP="007745E4">
            <w:pPr>
              <w:pStyle w:val="Compact"/>
              <w:spacing w:line="240" w:lineRule="auto"/>
              <w:jc w:val="right"/>
            </w:pPr>
            <w:r>
              <w:t>1.609</w:t>
            </w:r>
          </w:p>
        </w:tc>
      </w:tr>
      <w:tr w:rsidR="00FB7F2F" w14:paraId="78EF5850" w14:textId="77777777" w:rsidTr="007745E4">
        <w:tc>
          <w:tcPr>
            <w:tcW w:w="0" w:type="auto"/>
          </w:tcPr>
          <w:p w14:paraId="3A8CB8EC" w14:textId="77777777" w:rsidR="00FB7F2F" w:rsidRDefault="00433F39" w:rsidP="007745E4">
            <w:pPr>
              <w:pStyle w:val="Compact"/>
              <w:spacing w:line="240" w:lineRule="auto"/>
            </w:pPr>
            <w:r>
              <w:t>Escallonia sp.</w:t>
            </w:r>
          </w:p>
        </w:tc>
        <w:tc>
          <w:tcPr>
            <w:tcW w:w="0" w:type="auto"/>
          </w:tcPr>
          <w:p w14:paraId="439F005D" w14:textId="77777777" w:rsidR="00FB7F2F" w:rsidRDefault="00433F39" w:rsidP="007745E4">
            <w:pPr>
              <w:pStyle w:val="Compact"/>
              <w:spacing w:line="240" w:lineRule="auto"/>
            </w:pPr>
            <w:r>
              <w:t>0–17</w:t>
            </w:r>
          </w:p>
        </w:tc>
        <w:tc>
          <w:tcPr>
            <w:tcW w:w="0" w:type="auto"/>
          </w:tcPr>
          <w:p w14:paraId="45DDD430" w14:textId="77777777" w:rsidR="00FB7F2F" w:rsidRDefault="00433F39" w:rsidP="007745E4">
            <w:pPr>
              <w:pStyle w:val="Compact"/>
              <w:spacing w:line="240" w:lineRule="auto"/>
              <w:jc w:val="right"/>
            </w:pPr>
            <w:r>
              <w:t>40</w:t>
            </w:r>
          </w:p>
        </w:tc>
        <w:tc>
          <w:tcPr>
            <w:tcW w:w="0" w:type="auto"/>
          </w:tcPr>
          <w:p w14:paraId="6A221E8F" w14:textId="77777777" w:rsidR="00FB7F2F" w:rsidRDefault="00433F39" w:rsidP="007745E4">
            <w:pPr>
              <w:pStyle w:val="Compact"/>
              <w:spacing w:line="240" w:lineRule="auto"/>
              <w:jc w:val="right"/>
            </w:pPr>
            <w:r>
              <w:t>2.00</w:t>
            </w:r>
          </w:p>
        </w:tc>
        <w:tc>
          <w:tcPr>
            <w:tcW w:w="0" w:type="auto"/>
          </w:tcPr>
          <w:p w14:paraId="39FB4E15" w14:textId="77777777" w:rsidR="00FB7F2F" w:rsidRDefault="00433F39" w:rsidP="007745E4">
            <w:pPr>
              <w:pStyle w:val="Compact"/>
              <w:spacing w:line="240" w:lineRule="auto"/>
              <w:jc w:val="right"/>
            </w:pPr>
            <w:r>
              <w:t>5.301</w:t>
            </w:r>
          </w:p>
        </w:tc>
      </w:tr>
      <w:tr w:rsidR="00FB7F2F" w14:paraId="199D3A9E" w14:textId="77777777" w:rsidTr="007745E4">
        <w:trPr>
          <w:cnfStyle w:val="000000100000" w:firstRow="0" w:lastRow="0" w:firstColumn="0" w:lastColumn="0" w:oddVBand="0" w:evenVBand="0" w:oddHBand="1" w:evenHBand="0" w:firstRowFirstColumn="0" w:firstRowLastColumn="0" w:lastRowFirstColumn="0" w:lastRowLastColumn="0"/>
        </w:trPr>
        <w:tc>
          <w:tcPr>
            <w:tcW w:w="0" w:type="auto"/>
          </w:tcPr>
          <w:p w14:paraId="111BE95B" w14:textId="77777777" w:rsidR="00FB7F2F" w:rsidRDefault="00433F39" w:rsidP="007745E4">
            <w:pPr>
              <w:pStyle w:val="Compact"/>
              <w:spacing w:line="240" w:lineRule="auto"/>
            </w:pPr>
            <w:r>
              <w:t>Euonymus alatus</w:t>
            </w:r>
          </w:p>
        </w:tc>
        <w:tc>
          <w:tcPr>
            <w:tcW w:w="0" w:type="auto"/>
          </w:tcPr>
          <w:p w14:paraId="76D3F7EF" w14:textId="77777777" w:rsidR="00FB7F2F" w:rsidRDefault="00433F39" w:rsidP="007745E4">
            <w:pPr>
              <w:pStyle w:val="Compact"/>
              <w:spacing w:line="240" w:lineRule="auto"/>
            </w:pPr>
            <w:r>
              <w:t>0–41</w:t>
            </w:r>
          </w:p>
        </w:tc>
        <w:tc>
          <w:tcPr>
            <w:tcW w:w="0" w:type="auto"/>
          </w:tcPr>
          <w:p w14:paraId="3CDB8EA6" w14:textId="77777777" w:rsidR="00FB7F2F" w:rsidRDefault="00433F39" w:rsidP="007745E4">
            <w:pPr>
              <w:pStyle w:val="Compact"/>
              <w:spacing w:line="240" w:lineRule="auto"/>
              <w:jc w:val="right"/>
            </w:pPr>
            <w:r>
              <w:t>127</w:t>
            </w:r>
          </w:p>
        </w:tc>
        <w:tc>
          <w:tcPr>
            <w:tcW w:w="0" w:type="auto"/>
          </w:tcPr>
          <w:p w14:paraId="4DFC55D6" w14:textId="77777777" w:rsidR="00FB7F2F" w:rsidRDefault="00433F39" w:rsidP="007745E4">
            <w:pPr>
              <w:pStyle w:val="Compact"/>
              <w:spacing w:line="240" w:lineRule="auto"/>
              <w:jc w:val="right"/>
            </w:pPr>
            <w:r>
              <w:t>6.35</w:t>
            </w:r>
          </w:p>
        </w:tc>
        <w:tc>
          <w:tcPr>
            <w:tcW w:w="0" w:type="auto"/>
          </w:tcPr>
          <w:p w14:paraId="6475E348" w14:textId="77777777" w:rsidR="00FB7F2F" w:rsidRDefault="00433F39" w:rsidP="007745E4">
            <w:pPr>
              <w:pStyle w:val="Compact"/>
              <w:spacing w:line="240" w:lineRule="auto"/>
              <w:jc w:val="right"/>
            </w:pPr>
            <w:r>
              <w:t>13.620</w:t>
            </w:r>
          </w:p>
        </w:tc>
      </w:tr>
      <w:tr w:rsidR="00FB7F2F" w14:paraId="70C99C53" w14:textId="77777777" w:rsidTr="007745E4">
        <w:tc>
          <w:tcPr>
            <w:tcW w:w="0" w:type="auto"/>
          </w:tcPr>
          <w:p w14:paraId="3FDE83BC" w14:textId="77777777" w:rsidR="00FB7F2F" w:rsidRDefault="00433F39" w:rsidP="007745E4">
            <w:pPr>
              <w:pStyle w:val="Compact"/>
              <w:spacing w:line="240" w:lineRule="auto"/>
            </w:pPr>
            <w:r>
              <w:t>Euonymus japonicus</w:t>
            </w:r>
          </w:p>
        </w:tc>
        <w:tc>
          <w:tcPr>
            <w:tcW w:w="0" w:type="auto"/>
          </w:tcPr>
          <w:p w14:paraId="56708FF3" w14:textId="77777777" w:rsidR="00FB7F2F" w:rsidRDefault="00433F39" w:rsidP="007745E4">
            <w:pPr>
              <w:pStyle w:val="Compact"/>
              <w:spacing w:line="240" w:lineRule="auto"/>
            </w:pPr>
            <w:r>
              <w:t>0–15</w:t>
            </w:r>
          </w:p>
        </w:tc>
        <w:tc>
          <w:tcPr>
            <w:tcW w:w="0" w:type="auto"/>
          </w:tcPr>
          <w:p w14:paraId="374F3026" w14:textId="77777777" w:rsidR="00FB7F2F" w:rsidRDefault="00433F39" w:rsidP="007745E4">
            <w:pPr>
              <w:pStyle w:val="Compact"/>
              <w:spacing w:line="240" w:lineRule="auto"/>
              <w:jc w:val="right"/>
            </w:pPr>
            <w:r>
              <w:t>76</w:t>
            </w:r>
          </w:p>
        </w:tc>
        <w:tc>
          <w:tcPr>
            <w:tcW w:w="0" w:type="auto"/>
          </w:tcPr>
          <w:p w14:paraId="73F6F798" w14:textId="77777777" w:rsidR="00FB7F2F" w:rsidRDefault="00433F39" w:rsidP="007745E4">
            <w:pPr>
              <w:pStyle w:val="Compact"/>
              <w:spacing w:line="240" w:lineRule="auto"/>
              <w:jc w:val="right"/>
            </w:pPr>
            <w:r>
              <w:t>3.80</w:t>
            </w:r>
          </w:p>
        </w:tc>
        <w:tc>
          <w:tcPr>
            <w:tcW w:w="0" w:type="auto"/>
          </w:tcPr>
          <w:p w14:paraId="64858198" w14:textId="77777777" w:rsidR="00FB7F2F" w:rsidRDefault="00433F39" w:rsidP="007745E4">
            <w:pPr>
              <w:pStyle w:val="Compact"/>
              <w:spacing w:line="240" w:lineRule="auto"/>
              <w:jc w:val="right"/>
            </w:pPr>
            <w:r>
              <w:t>5.197</w:t>
            </w:r>
          </w:p>
        </w:tc>
      </w:tr>
      <w:tr w:rsidR="00FB7F2F" w14:paraId="3A0D7268" w14:textId="77777777" w:rsidTr="007745E4">
        <w:trPr>
          <w:cnfStyle w:val="000000100000" w:firstRow="0" w:lastRow="0" w:firstColumn="0" w:lastColumn="0" w:oddVBand="0" w:evenVBand="0" w:oddHBand="1" w:evenHBand="0" w:firstRowFirstColumn="0" w:firstRowLastColumn="0" w:lastRowFirstColumn="0" w:lastRowLastColumn="0"/>
        </w:trPr>
        <w:tc>
          <w:tcPr>
            <w:tcW w:w="0" w:type="auto"/>
          </w:tcPr>
          <w:p w14:paraId="017F22E1" w14:textId="77777777" w:rsidR="00FB7F2F" w:rsidRDefault="00433F39" w:rsidP="007745E4">
            <w:pPr>
              <w:pStyle w:val="Compact"/>
              <w:spacing w:line="240" w:lineRule="auto"/>
            </w:pPr>
            <w:r>
              <w:t>Euphorbia sp.</w:t>
            </w:r>
          </w:p>
        </w:tc>
        <w:tc>
          <w:tcPr>
            <w:tcW w:w="0" w:type="auto"/>
          </w:tcPr>
          <w:p w14:paraId="0569B5A2" w14:textId="77777777" w:rsidR="00FB7F2F" w:rsidRDefault="00433F39" w:rsidP="007745E4">
            <w:pPr>
              <w:pStyle w:val="Compact"/>
              <w:spacing w:line="240" w:lineRule="auto"/>
            </w:pPr>
            <w:r>
              <w:t>0–21</w:t>
            </w:r>
          </w:p>
        </w:tc>
        <w:tc>
          <w:tcPr>
            <w:tcW w:w="0" w:type="auto"/>
          </w:tcPr>
          <w:p w14:paraId="4369BB8E" w14:textId="77777777" w:rsidR="00FB7F2F" w:rsidRDefault="00433F39" w:rsidP="007745E4">
            <w:pPr>
              <w:pStyle w:val="Compact"/>
              <w:spacing w:line="240" w:lineRule="auto"/>
              <w:jc w:val="right"/>
            </w:pPr>
            <w:r>
              <w:t>56</w:t>
            </w:r>
          </w:p>
        </w:tc>
        <w:tc>
          <w:tcPr>
            <w:tcW w:w="0" w:type="auto"/>
          </w:tcPr>
          <w:p w14:paraId="4A4D024C" w14:textId="77777777" w:rsidR="00FB7F2F" w:rsidRDefault="00433F39" w:rsidP="007745E4">
            <w:pPr>
              <w:pStyle w:val="Compact"/>
              <w:spacing w:line="240" w:lineRule="auto"/>
              <w:jc w:val="right"/>
            </w:pPr>
            <w:r>
              <w:t>2.80</w:t>
            </w:r>
          </w:p>
        </w:tc>
        <w:tc>
          <w:tcPr>
            <w:tcW w:w="0" w:type="auto"/>
          </w:tcPr>
          <w:p w14:paraId="075DF1AF" w14:textId="77777777" w:rsidR="00FB7F2F" w:rsidRDefault="00433F39" w:rsidP="007745E4">
            <w:pPr>
              <w:pStyle w:val="Compact"/>
              <w:spacing w:line="240" w:lineRule="auto"/>
              <w:jc w:val="right"/>
            </w:pPr>
            <w:r>
              <w:t>5.662</w:t>
            </w:r>
          </w:p>
        </w:tc>
      </w:tr>
      <w:tr w:rsidR="00FB7F2F" w14:paraId="04CAF3C4" w14:textId="77777777" w:rsidTr="007745E4">
        <w:tc>
          <w:tcPr>
            <w:tcW w:w="0" w:type="auto"/>
          </w:tcPr>
          <w:p w14:paraId="30EAE396" w14:textId="77777777" w:rsidR="00FB7F2F" w:rsidRDefault="00433F39" w:rsidP="007745E4">
            <w:pPr>
              <w:pStyle w:val="Compact"/>
              <w:spacing w:line="240" w:lineRule="auto"/>
            </w:pPr>
            <w:r>
              <w:t>Forsythia sp.</w:t>
            </w:r>
          </w:p>
        </w:tc>
        <w:tc>
          <w:tcPr>
            <w:tcW w:w="0" w:type="auto"/>
          </w:tcPr>
          <w:p w14:paraId="3E29C93C" w14:textId="77777777" w:rsidR="00FB7F2F" w:rsidRDefault="00433F39" w:rsidP="007745E4">
            <w:pPr>
              <w:pStyle w:val="Compact"/>
              <w:spacing w:line="240" w:lineRule="auto"/>
            </w:pPr>
            <w:r>
              <w:t>0–63</w:t>
            </w:r>
          </w:p>
        </w:tc>
        <w:tc>
          <w:tcPr>
            <w:tcW w:w="0" w:type="auto"/>
          </w:tcPr>
          <w:p w14:paraId="6419D12C" w14:textId="77777777" w:rsidR="00FB7F2F" w:rsidRDefault="00433F39" w:rsidP="007745E4">
            <w:pPr>
              <w:pStyle w:val="Compact"/>
              <w:spacing w:line="240" w:lineRule="auto"/>
              <w:jc w:val="right"/>
            </w:pPr>
            <w:r>
              <w:t>76</w:t>
            </w:r>
          </w:p>
        </w:tc>
        <w:tc>
          <w:tcPr>
            <w:tcW w:w="0" w:type="auto"/>
          </w:tcPr>
          <w:p w14:paraId="4D7A5EAC" w14:textId="77777777" w:rsidR="00FB7F2F" w:rsidRDefault="00433F39" w:rsidP="007745E4">
            <w:pPr>
              <w:pStyle w:val="Compact"/>
              <w:spacing w:line="240" w:lineRule="auto"/>
              <w:jc w:val="right"/>
            </w:pPr>
            <w:r>
              <w:t>3.80</w:t>
            </w:r>
          </w:p>
        </w:tc>
        <w:tc>
          <w:tcPr>
            <w:tcW w:w="0" w:type="auto"/>
          </w:tcPr>
          <w:p w14:paraId="6A8ED695" w14:textId="77777777" w:rsidR="00FB7F2F" w:rsidRDefault="00433F39" w:rsidP="007745E4">
            <w:pPr>
              <w:pStyle w:val="Compact"/>
              <w:spacing w:line="240" w:lineRule="auto"/>
              <w:jc w:val="right"/>
            </w:pPr>
            <w:r>
              <w:t>14.059</w:t>
            </w:r>
          </w:p>
        </w:tc>
      </w:tr>
      <w:tr w:rsidR="00FB7F2F" w14:paraId="3EEFF3BB" w14:textId="77777777" w:rsidTr="007745E4">
        <w:trPr>
          <w:cnfStyle w:val="000000100000" w:firstRow="0" w:lastRow="0" w:firstColumn="0" w:lastColumn="0" w:oddVBand="0" w:evenVBand="0" w:oddHBand="1" w:evenHBand="0" w:firstRowFirstColumn="0" w:firstRowLastColumn="0" w:lastRowFirstColumn="0" w:lastRowLastColumn="0"/>
        </w:trPr>
        <w:tc>
          <w:tcPr>
            <w:tcW w:w="0" w:type="auto"/>
          </w:tcPr>
          <w:p w14:paraId="78F64D50" w14:textId="77777777" w:rsidR="00FB7F2F" w:rsidRDefault="00433F39" w:rsidP="007745E4">
            <w:pPr>
              <w:pStyle w:val="Compact"/>
              <w:spacing w:line="240" w:lineRule="auto"/>
            </w:pPr>
            <w:r>
              <w:t>Gardenia sp.</w:t>
            </w:r>
          </w:p>
        </w:tc>
        <w:tc>
          <w:tcPr>
            <w:tcW w:w="0" w:type="auto"/>
          </w:tcPr>
          <w:p w14:paraId="1C00EF39" w14:textId="77777777" w:rsidR="00FB7F2F" w:rsidRDefault="00433F39" w:rsidP="007745E4">
            <w:pPr>
              <w:pStyle w:val="Compact"/>
              <w:spacing w:line="240" w:lineRule="auto"/>
            </w:pPr>
            <w:r>
              <w:t>0–3</w:t>
            </w:r>
          </w:p>
        </w:tc>
        <w:tc>
          <w:tcPr>
            <w:tcW w:w="0" w:type="auto"/>
          </w:tcPr>
          <w:p w14:paraId="6AE62C9B" w14:textId="77777777" w:rsidR="00FB7F2F" w:rsidRDefault="00433F39" w:rsidP="007745E4">
            <w:pPr>
              <w:pStyle w:val="Compact"/>
              <w:spacing w:line="240" w:lineRule="auto"/>
              <w:jc w:val="right"/>
            </w:pPr>
            <w:r>
              <w:t>3</w:t>
            </w:r>
          </w:p>
        </w:tc>
        <w:tc>
          <w:tcPr>
            <w:tcW w:w="0" w:type="auto"/>
          </w:tcPr>
          <w:p w14:paraId="1B4A1A6A" w14:textId="77777777" w:rsidR="00FB7F2F" w:rsidRDefault="00433F39" w:rsidP="007745E4">
            <w:pPr>
              <w:pStyle w:val="Compact"/>
              <w:spacing w:line="240" w:lineRule="auto"/>
              <w:jc w:val="right"/>
            </w:pPr>
            <w:r>
              <w:t>0.15</w:t>
            </w:r>
          </w:p>
        </w:tc>
        <w:tc>
          <w:tcPr>
            <w:tcW w:w="0" w:type="auto"/>
          </w:tcPr>
          <w:p w14:paraId="04E421C3" w14:textId="77777777" w:rsidR="00FB7F2F" w:rsidRDefault="00433F39" w:rsidP="007745E4">
            <w:pPr>
              <w:pStyle w:val="Compact"/>
              <w:spacing w:line="240" w:lineRule="auto"/>
              <w:jc w:val="right"/>
            </w:pPr>
            <w:r>
              <w:t>0.671</w:t>
            </w:r>
          </w:p>
        </w:tc>
      </w:tr>
      <w:tr w:rsidR="00FB7F2F" w14:paraId="562BF6A0" w14:textId="77777777" w:rsidTr="007745E4">
        <w:tc>
          <w:tcPr>
            <w:tcW w:w="0" w:type="auto"/>
          </w:tcPr>
          <w:p w14:paraId="16662820" w14:textId="77777777" w:rsidR="00FB7F2F" w:rsidRDefault="00433F39" w:rsidP="007745E4">
            <w:pPr>
              <w:pStyle w:val="Compact"/>
              <w:spacing w:line="240" w:lineRule="auto"/>
            </w:pPr>
            <w:r>
              <w:t>Gaultheria shallon</w:t>
            </w:r>
          </w:p>
        </w:tc>
        <w:tc>
          <w:tcPr>
            <w:tcW w:w="0" w:type="auto"/>
          </w:tcPr>
          <w:p w14:paraId="681E0946" w14:textId="77777777" w:rsidR="00FB7F2F" w:rsidRDefault="00433F39" w:rsidP="007745E4">
            <w:pPr>
              <w:pStyle w:val="Compact"/>
              <w:spacing w:line="240" w:lineRule="auto"/>
            </w:pPr>
            <w:r>
              <w:t>0–393</w:t>
            </w:r>
          </w:p>
        </w:tc>
        <w:tc>
          <w:tcPr>
            <w:tcW w:w="0" w:type="auto"/>
          </w:tcPr>
          <w:p w14:paraId="63569E5D" w14:textId="77777777" w:rsidR="00FB7F2F" w:rsidRDefault="00433F39" w:rsidP="007745E4">
            <w:pPr>
              <w:pStyle w:val="Compact"/>
              <w:spacing w:line="240" w:lineRule="auto"/>
              <w:jc w:val="right"/>
            </w:pPr>
            <w:r>
              <w:t>1267</w:t>
            </w:r>
          </w:p>
        </w:tc>
        <w:tc>
          <w:tcPr>
            <w:tcW w:w="0" w:type="auto"/>
          </w:tcPr>
          <w:p w14:paraId="0D06511F" w14:textId="77777777" w:rsidR="00FB7F2F" w:rsidRDefault="00433F39" w:rsidP="007745E4">
            <w:pPr>
              <w:pStyle w:val="Compact"/>
              <w:spacing w:line="240" w:lineRule="auto"/>
              <w:jc w:val="right"/>
            </w:pPr>
            <w:r>
              <w:t>63.35</w:t>
            </w:r>
          </w:p>
        </w:tc>
        <w:tc>
          <w:tcPr>
            <w:tcW w:w="0" w:type="auto"/>
          </w:tcPr>
          <w:p w14:paraId="4662C4FD" w14:textId="77777777" w:rsidR="00FB7F2F" w:rsidRDefault="00433F39" w:rsidP="007745E4">
            <w:pPr>
              <w:pStyle w:val="Compact"/>
              <w:spacing w:line="240" w:lineRule="auto"/>
              <w:jc w:val="right"/>
            </w:pPr>
            <w:r>
              <w:t>115.281</w:t>
            </w:r>
          </w:p>
        </w:tc>
      </w:tr>
      <w:tr w:rsidR="00FB7F2F" w14:paraId="568B9815" w14:textId="77777777" w:rsidTr="007745E4">
        <w:trPr>
          <w:cnfStyle w:val="000000100000" w:firstRow="0" w:lastRow="0" w:firstColumn="0" w:lastColumn="0" w:oddVBand="0" w:evenVBand="0" w:oddHBand="1" w:evenHBand="0" w:firstRowFirstColumn="0" w:firstRowLastColumn="0" w:lastRowFirstColumn="0" w:lastRowLastColumn="0"/>
        </w:trPr>
        <w:tc>
          <w:tcPr>
            <w:tcW w:w="0" w:type="auto"/>
          </w:tcPr>
          <w:p w14:paraId="6FA1345C" w14:textId="77777777" w:rsidR="00FB7F2F" w:rsidRDefault="00433F39" w:rsidP="007745E4">
            <w:pPr>
              <w:pStyle w:val="Compact"/>
              <w:spacing w:line="240" w:lineRule="auto"/>
            </w:pPr>
            <w:r>
              <w:t>Hebe sp.</w:t>
            </w:r>
          </w:p>
        </w:tc>
        <w:tc>
          <w:tcPr>
            <w:tcW w:w="0" w:type="auto"/>
          </w:tcPr>
          <w:p w14:paraId="16629E44" w14:textId="77777777" w:rsidR="00FB7F2F" w:rsidRDefault="00433F39" w:rsidP="007745E4">
            <w:pPr>
              <w:pStyle w:val="Compact"/>
              <w:spacing w:line="240" w:lineRule="auto"/>
            </w:pPr>
            <w:r>
              <w:t>0–21</w:t>
            </w:r>
          </w:p>
        </w:tc>
        <w:tc>
          <w:tcPr>
            <w:tcW w:w="0" w:type="auto"/>
          </w:tcPr>
          <w:p w14:paraId="605E5F75" w14:textId="77777777" w:rsidR="00FB7F2F" w:rsidRDefault="00433F39" w:rsidP="007745E4">
            <w:pPr>
              <w:pStyle w:val="Compact"/>
              <w:spacing w:line="240" w:lineRule="auto"/>
              <w:jc w:val="right"/>
            </w:pPr>
            <w:r>
              <w:t>31</w:t>
            </w:r>
          </w:p>
        </w:tc>
        <w:tc>
          <w:tcPr>
            <w:tcW w:w="0" w:type="auto"/>
          </w:tcPr>
          <w:p w14:paraId="1F80F3A8" w14:textId="77777777" w:rsidR="00FB7F2F" w:rsidRDefault="00433F39" w:rsidP="007745E4">
            <w:pPr>
              <w:pStyle w:val="Compact"/>
              <w:spacing w:line="240" w:lineRule="auto"/>
              <w:jc w:val="right"/>
            </w:pPr>
            <w:r>
              <w:t>1.55</w:t>
            </w:r>
          </w:p>
        </w:tc>
        <w:tc>
          <w:tcPr>
            <w:tcW w:w="0" w:type="auto"/>
          </w:tcPr>
          <w:p w14:paraId="311039F1" w14:textId="77777777" w:rsidR="00FB7F2F" w:rsidRDefault="00433F39" w:rsidP="007745E4">
            <w:pPr>
              <w:pStyle w:val="Compact"/>
              <w:spacing w:line="240" w:lineRule="auto"/>
              <w:jc w:val="right"/>
            </w:pPr>
            <w:r>
              <w:t>5.094</w:t>
            </w:r>
          </w:p>
        </w:tc>
      </w:tr>
      <w:tr w:rsidR="00FB7F2F" w14:paraId="1084B428" w14:textId="77777777" w:rsidTr="007745E4">
        <w:tc>
          <w:tcPr>
            <w:tcW w:w="0" w:type="auto"/>
          </w:tcPr>
          <w:p w14:paraId="44564D0C" w14:textId="77777777" w:rsidR="00FB7F2F" w:rsidRDefault="00433F39" w:rsidP="007745E4">
            <w:pPr>
              <w:pStyle w:val="Compact"/>
              <w:spacing w:line="240" w:lineRule="auto"/>
            </w:pPr>
            <w:r>
              <w:t>Hibiscus syriacus</w:t>
            </w:r>
          </w:p>
        </w:tc>
        <w:tc>
          <w:tcPr>
            <w:tcW w:w="0" w:type="auto"/>
          </w:tcPr>
          <w:p w14:paraId="3DD6A305" w14:textId="77777777" w:rsidR="00FB7F2F" w:rsidRDefault="00433F39" w:rsidP="007745E4">
            <w:pPr>
              <w:pStyle w:val="Compact"/>
              <w:spacing w:line="240" w:lineRule="auto"/>
            </w:pPr>
            <w:r>
              <w:t>0–2</w:t>
            </w:r>
          </w:p>
        </w:tc>
        <w:tc>
          <w:tcPr>
            <w:tcW w:w="0" w:type="auto"/>
          </w:tcPr>
          <w:p w14:paraId="6E38D29A" w14:textId="77777777" w:rsidR="00FB7F2F" w:rsidRDefault="00433F39" w:rsidP="007745E4">
            <w:pPr>
              <w:pStyle w:val="Compact"/>
              <w:spacing w:line="240" w:lineRule="auto"/>
              <w:jc w:val="right"/>
            </w:pPr>
            <w:r>
              <w:t>2</w:t>
            </w:r>
          </w:p>
        </w:tc>
        <w:tc>
          <w:tcPr>
            <w:tcW w:w="0" w:type="auto"/>
          </w:tcPr>
          <w:p w14:paraId="14F44B58" w14:textId="77777777" w:rsidR="00FB7F2F" w:rsidRDefault="00433F39" w:rsidP="007745E4">
            <w:pPr>
              <w:pStyle w:val="Compact"/>
              <w:spacing w:line="240" w:lineRule="auto"/>
              <w:jc w:val="right"/>
            </w:pPr>
            <w:r>
              <w:t>0.10</w:t>
            </w:r>
          </w:p>
        </w:tc>
        <w:tc>
          <w:tcPr>
            <w:tcW w:w="0" w:type="auto"/>
          </w:tcPr>
          <w:p w14:paraId="7AFB29EF" w14:textId="77777777" w:rsidR="00FB7F2F" w:rsidRDefault="00433F39" w:rsidP="007745E4">
            <w:pPr>
              <w:pStyle w:val="Compact"/>
              <w:spacing w:line="240" w:lineRule="auto"/>
              <w:jc w:val="right"/>
            </w:pPr>
            <w:r>
              <w:t>0.447</w:t>
            </w:r>
          </w:p>
        </w:tc>
      </w:tr>
      <w:tr w:rsidR="00FB7F2F" w14:paraId="3C5DAAC6" w14:textId="77777777" w:rsidTr="007745E4">
        <w:trPr>
          <w:cnfStyle w:val="000000100000" w:firstRow="0" w:lastRow="0" w:firstColumn="0" w:lastColumn="0" w:oddVBand="0" w:evenVBand="0" w:oddHBand="1" w:evenHBand="0" w:firstRowFirstColumn="0" w:firstRowLastColumn="0" w:lastRowFirstColumn="0" w:lastRowLastColumn="0"/>
        </w:trPr>
        <w:tc>
          <w:tcPr>
            <w:tcW w:w="0" w:type="auto"/>
          </w:tcPr>
          <w:p w14:paraId="4E001F99" w14:textId="77777777" w:rsidR="00FB7F2F" w:rsidRDefault="00433F39" w:rsidP="007745E4">
            <w:pPr>
              <w:pStyle w:val="Compact"/>
              <w:spacing w:line="240" w:lineRule="auto"/>
            </w:pPr>
            <w:r>
              <w:lastRenderedPageBreak/>
              <w:t>Holodiscus discolor</w:t>
            </w:r>
          </w:p>
        </w:tc>
        <w:tc>
          <w:tcPr>
            <w:tcW w:w="0" w:type="auto"/>
          </w:tcPr>
          <w:p w14:paraId="75C90BD7" w14:textId="77777777" w:rsidR="00FB7F2F" w:rsidRDefault="00433F39" w:rsidP="007745E4">
            <w:pPr>
              <w:pStyle w:val="Compact"/>
              <w:spacing w:line="240" w:lineRule="auto"/>
            </w:pPr>
            <w:r>
              <w:t>0–7</w:t>
            </w:r>
          </w:p>
        </w:tc>
        <w:tc>
          <w:tcPr>
            <w:tcW w:w="0" w:type="auto"/>
          </w:tcPr>
          <w:p w14:paraId="3CD84073" w14:textId="77777777" w:rsidR="00FB7F2F" w:rsidRDefault="00433F39" w:rsidP="007745E4">
            <w:pPr>
              <w:pStyle w:val="Compact"/>
              <w:spacing w:line="240" w:lineRule="auto"/>
              <w:jc w:val="right"/>
            </w:pPr>
            <w:r>
              <w:t>7</w:t>
            </w:r>
          </w:p>
        </w:tc>
        <w:tc>
          <w:tcPr>
            <w:tcW w:w="0" w:type="auto"/>
          </w:tcPr>
          <w:p w14:paraId="4F2D53AB" w14:textId="77777777" w:rsidR="00FB7F2F" w:rsidRDefault="00433F39" w:rsidP="007745E4">
            <w:pPr>
              <w:pStyle w:val="Compact"/>
              <w:spacing w:line="240" w:lineRule="auto"/>
              <w:jc w:val="right"/>
            </w:pPr>
            <w:r>
              <w:t>0.35</w:t>
            </w:r>
          </w:p>
        </w:tc>
        <w:tc>
          <w:tcPr>
            <w:tcW w:w="0" w:type="auto"/>
          </w:tcPr>
          <w:p w14:paraId="18EFA36F" w14:textId="77777777" w:rsidR="00FB7F2F" w:rsidRDefault="00433F39" w:rsidP="007745E4">
            <w:pPr>
              <w:pStyle w:val="Compact"/>
              <w:spacing w:line="240" w:lineRule="auto"/>
              <w:jc w:val="right"/>
            </w:pPr>
            <w:r>
              <w:t>1.565</w:t>
            </w:r>
          </w:p>
        </w:tc>
      </w:tr>
      <w:tr w:rsidR="00FB7F2F" w14:paraId="6995E640" w14:textId="77777777" w:rsidTr="007745E4">
        <w:tc>
          <w:tcPr>
            <w:tcW w:w="0" w:type="auto"/>
          </w:tcPr>
          <w:p w14:paraId="706D3269" w14:textId="77777777" w:rsidR="00FB7F2F" w:rsidRDefault="00433F39" w:rsidP="007745E4">
            <w:pPr>
              <w:pStyle w:val="Compact"/>
              <w:spacing w:line="240" w:lineRule="auto"/>
            </w:pPr>
            <w:r>
              <w:t>Hydrangea sp.</w:t>
            </w:r>
          </w:p>
        </w:tc>
        <w:tc>
          <w:tcPr>
            <w:tcW w:w="0" w:type="auto"/>
          </w:tcPr>
          <w:p w14:paraId="2833E719" w14:textId="77777777" w:rsidR="00FB7F2F" w:rsidRDefault="00433F39" w:rsidP="007745E4">
            <w:pPr>
              <w:pStyle w:val="Compact"/>
              <w:spacing w:line="240" w:lineRule="auto"/>
            </w:pPr>
            <w:r>
              <w:t>0–6</w:t>
            </w:r>
          </w:p>
        </w:tc>
        <w:tc>
          <w:tcPr>
            <w:tcW w:w="0" w:type="auto"/>
          </w:tcPr>
          <w:p w14:paraId="6A3574C9" w14:textId="77777777" w:rsidR="00FB7F2F" w:rsidRDefault="00433F39" w:rsidP="007745E4">
            <w:pPr>
              <w:pStyle w:val="Compact"/>
              <w:spacing w:line="240" w:lineRule="auto"/>
              <w:jc w:val="right"/>
            </w:pPr>
            <w:r>
              <w:t>15</w:t>
            </w:r>
          </w:p>
        </w:tc>
        <w:tc>
          <w:tcPr>
            <w:tcW w:w="0" w:type="auto"/>
          </w:tcPr>
          <w:p w14:paraId="1FCE2088" w14:textId="77777777" w:rsidR="00FB7F2F" w:rsidRDefault="00433F39" w:rsidP="007745E4">
            <w:pPr>
              <w:pStyle w:val="Compact"/>
              <w:spacing w:line="240" w:lineRule="auto"/>
              <w:jc w:val="right"/>
            </w:pPr>
            <w:r>
              <w:t>0.75</w:t>
            </w:r>
          </w:p>
        </w:tc>
        <w:tc>
          <w:tcPr>
            <w:tcW w:w="0" w:type="auto"/>
          </w:tcPr>
          <w:p w14:paraId="41C2CF42" w14:textId="77777777" w:rsidR="00FB7F2F" w:rsidRDefault="00433F39" w:rsidP="007745E4">
            <w:pPr>
              <w:pStyle w:val="Compact"/>
              <w:spacing w:line="240" w:lineRule="auto"/>
              <w:jc w:val="right"/>
            </w:pPr>
            <w:r>
              <w:t>1.860</w:t>
            </w:r>
          </w:p>
        </w:tc>
      </w:tr>
      <w:tr w:rsidR="00FB7F2F" w14:paraId="1B8EFC46" w14:textId="77777777" w:rsidTr="007745E4">
        <w:trPr>
          <w:cnfStyle w:val="000000100000" w:firstRow="0" w:lastRow="0" w:firstColumn="0" w:lastColumn="0" w:oddVBand="0" w:evenVBand="0" w:oddHBand="1" w:evenHBand="0" w:firstRowFirstColumn="0" w:firstRowLastColumn="0" w:lastRowFirstColumn="0" w:lastRowLastColumn="0"/>
        </w:trPr>
        <w:tc>
          <w:tcPr>
            <w:tcW w:w="0" w:type="auto"/>
          </w:tcPr>
          <w:p w14:paraId="36AF05D5" w14:textId="77777777" w:rsidR="00FB7F2F" w:rsidRDefault="00433F39" w:rsidP="007745E4">
            <w:pPr>
              <w:pStyle w:val="Compact"/>
              <w:spacing w:line="240" w:lineRule="auto"/>
            </w:pPr>
            <w:r>
              <w:t>Hypericum calycinum</w:t>
            </w:r>
          </w:p>
        </w:tc>
        <w:tc>
          <w:tcPr>
            <w:tcW w:w="0" w:type="auto"/>
          </w:tcPr>
          <w:p w14:paraId="737F9B63" w14:textId="77777777" w:rsidR="00FB7F2F" w:rsidRDefault="00433F39" w:rsidP="007745E4">
            <w:pPr>
              <w:pStyle w:val="Compact"/>
              <w:spacing w:line="240" w:lineRule="auto"/>
            </w:pPr>
            <w:r>
              <w:t>0–29</w:t>
            </w:r>
          </w:p>
        </w:tc>
        <w:tc>
          <w:tcPr>
            <w:tcW w:w="0" w:type="auto"/>
          </w:tcPr>
          <w:p w14:paraId="01790B19" w14:textId="77777777" w:rsidR="00FB7F2F" w:rsidRDefault="00433F39" w:rsidP="007745E4">
            <w:pPr>
              <w:pStyle w:val="Compact"/>
              <w:spacing w:line="240" w:lineRule="auto"/>
              <w:jc w:val="right"/>
            </w:pPr>
            <w:r>
              <w:t>71</w:t>
            </w:r>
          </w:p>
        </w:tc>
        <w:tc>
          <w:tcPr>
            <w:tcW w:w="0" w:type="auto"/>
          </w:tcPr>
          <w:p w14:paraId="1BAB6160" w14:textId="77777777" w:rsidR="00FB7F2F" w:rsidRDefault="00433F39" w:rsidP="007745E4">
            <w:pPr>
              <w:pStyle w:val="Compact"/>
              <w:spacing w:line="240" w:lineRule="auto"/>
              <w:jc w:val="right"/>
            </w:pPr>
            <w:r>
              <w:t>3.55</w:t>
            </w:r>
          </w:p>
        </w:tc>
        <w:tc>
          <w:tcPr>
            <w:tcW w:w="0" w:type="auto"/>
          </w:tcPr>
          <w:p w14:paraId="18C3688F" w14:textId="77777777" w:rsidR="00FB7F2F" w:rsidRDefault="00433F39" w:rsidP="007745E4">
            <w:pPr>
              <w:pStyle w:val="Compact"/>
              <w:spacing w:line="240" w:lineRule="auto"/>
              <w:jc w:val="right"/>
            </w:pPr>
            <w:r>
              <w:t>8.894</w:t>
            </w:r>
          </w:p>
        </w:tc>
      </w:tr>
      <w:tr w:rsidR="00FB7F2F" w14:paraId="489A52D6" w14:textId="77777777" w:rsidTr="007745E4">
        <w:tc>
          <w:tcPr>
            <w:tcW w:w="0" w:type="auto"/>
          </w:tcPr>
          <w:p w14:paraId="5770BBBE" w14:textId="77777777" w:rsidR="00FB7F2F" w:rsidRDefault="00433F39" w:rsidP="007745E4">
            <w:pPr>
              <w:pStyle w:val="Compact"/>
              <w:spacing w:line="240" w:lineRule="auto"/>
            </w:pPr>
            <w:r>
              <w:t>Ilex aquifolium gp.</w:t>
            </w:r>
          </w:p>
        </w:tc>
        <w:tc>
          <w:tcPr>
            <w:tcW w:w="0" w:type="auto"/>
          </w:tcPr>
          <w:p w14:paraId="1ADF53F6" w14:textId="77777777" w:rsidR="00FB7F2F" w:rsidRDefault="00433F39" w:rsidP="007745E4">
            <w:pPr>
              <w:pStyle w:val="Compact"/>
              <w:spacing w:line="240" w:lineRule="auto"/>
            </w:pPr>
            <w:r>
              <w:t>0–11</w:t>
            </w:r>
          </w:p>
        </w:tc>
        <w:tc>
          <w:tcPr>
            <w:tcW w:w="0" w:type="auto"/>
          </w:tcPr>
          <w:p w14:paraId="04A4BDC4" w14:textId="77777777" w:rsidR="00FB7F2F" w:rsidRDefault="00433F39" w:rsidP="007745E4">
            <w:pPr>
              <w:pStyle w:val="Compact"/>
              <w:spacing w:line="240" w:lineRule="auto"/>
              <w:jc w:val="right"/>
            </w:pPr>
            <w:r>
              <w:t>30</w:t>
            </w:r>
          </w:p>
        </w:tc>
        <w:tc>
          <w:tcPr>
            <w:tcW w:w="0" w:type="auto"/>
          </w:tcPr>
          <w:p w14:paraId="3F10C0ED" w14:textId="77777777" w:rsidR="00FB7F2F" w:rsidRDefault="00433F39" w:rsidP="007745E4">
            <w:pPr>
              <w:pStyle w:val="Compact"/>
              <w:spacing w:line="240" w:lineRule="auto"/>
              <w:jc w:val="right"/>
            </w:pPr>
            <w:r>
              <w:t>1.50</w:t>
            </w:r>
          </w:p>
        </w:tc>
        <w:tc>
          <w:tcPr>
            <w:tcW w:w="0" w:type="auto"/>
          </w:tcPr>
          <w:p w14:paraId="00C60AD6" w14:textId="77777777" w:rsidR="00FB7F2F" w:rsidRDefault="00433F39" w:rsidP="007745E4">
            <w:pPr>
              <w:pStyle w:val="Compact"/>
              <w:spacing w:line="240" w:lineRule="auto"/>
              <w:jc w:val="right"/>
            </w:pPr>
            <w:r>
              <w:t>2.947</w:t>
            </w:r>
          </w:p>
        </w:tc>
      </w:tr>
      <w:tr w:rsidR="00FB7F2F" w14:paraId="26F12A29" w14:textId="77777777" w:rsidTr="007745E4">
        <w:trPr>
          <w:cnfStyle w:val="000000100000" w:firstRow="0" w:lastRow="0" w:firstColumn="0" w:lastColumn="0" w:oddVBand="0" w:evenVBand="0" w:oddHBand="1" w:evenHBand="0" w:firstRowFirstColumn="0" w:firstRowLastColumn="0" w:lastRowFirstColumn="0" w:lastRowLastColumn="0"/>
        </w:trPr>
        <w:tc>
          <w:tcPr>
            <w:tcW w:w="0" w:type="auto"/>
          </w:tcPr>
          <w:p w14:paraId="6368C431" w14:textId="77777777" w:rsidR="00FB7F2F" w:rsidRDefault="00433F39" w:rsidP="007745E4">
            <w:pPr>
              <w:pStyle w:val="Compact"/>
              <w:spacing w:line="240" w:lineRule="auto"/>
            </w:pPr>
            <w:r>
              <w:t>Ilex crenata</w:t>
            </w:r>
          </w:p>
        </w:tc>
        <w:tc>
          <w:tcPr>
            <w:tcW w:w="0" w:type="auto"/>
          </w:tcPr>
          <w:p w14:paraId="453B790C" w14:textId="77777777" w:rsidR="00FB7F2F" w:rsidRDefault="00433F39" w:rsidP="007745E4">
            <w:pPr>
              <w:pStyle w:val="Compact"/>
              <w:spacing w:line="240" w:lineRule="auto"/>
            </w:pPr>
            <w:r>
              <w:t>0–29</w:t>
            </w:r>
          </w:p>
        </w:tc>
        <w:tc>
          <w:tcPr>
            <w:tcW w:w="0" w:type="auto"/>
          </w:tcPr>
          <w:p w14:paraId="159F94C2" w14:textId="77777777" w:rsidR="00FB7F2F" w:rsidRDefault="00433F39" w:rsidP="007745E4">
            <w:pPr>
              <w:pStyle w:val="Compact"/>
              <w:spacing w:line="240" w:lineRule="auto"/>
              <w:jc w:val="right"/>
            </w:pPr>
            <w:r>
              <w:t>138</w:t>
            </w:r>
          </w:p>
        </w:tc>
        <w:tc>
          <w:tcPr>
            <w:tcW w:w="0" w:type="auto"/>
          </w:tcPr>
          <w:p w14:paraId="261A9053" w14:textId="77777777" w:rsidR="00FB7F2F" w:rsidRDefault="00433F39" w:rsidP="007745E4">
            <w:pPr>
              <w:pStyle w:val="Compact"/>
              <w:spacing w:line="240" w:lineRule="auto"/>
              <w:jc w:val="right"/>
            </w:pPr>
            <w:r>
              <w:t>6.90</w:t>
            </w:r>
          </w:p>
        </w:tc>
        <w:tc>
          <w:tcPr>
            <w:tcW w:w="0" w:type="auto"/>
          </w:tcPr>
          <w:p w14:paraId="641F7C51" w14:textId="77777777" w:rsidR="00FB7F2F" w:rsidRDefault="00433F39" w:rsidP="007745E4">
            <w:pPr>
              <w:pStyle w:val="Compact"/>
              <w:spacing w:line="240" w:lineRule="auto"/>
              <w:jc w:val="right"/>
            </w:pPr>
            <w:r>
              <w:t>10.711</w:t>
            </w:r>
          </w:p>
        </w:tc>
      </w:tr>
      <w:tr w:rsidR="00FB7F2F" w14:paraId="61CDB3C4" w14:textId="77777777" w:rsidTr="007745E4">
        <w:tc>
          <w:tcPr>
            <w:tcW w:w="0" w:type="auto"/>
          </w:tcPr>
          <w:p w14:paraId="0CEB2E9B" w14:textId="77777777" w:rsidR="00FB7F2F" w:rsidRDefault="00433F39" w:rsidP="007745E4">
            <w:pPr>
              <w:pStyle w:val="Compact"/>
              <w:spacing w:line="240" w:lineRule="auto"/>
            </w:pPr>
            <w:r>
              <w:t>Kalmia latifolia</w:t>
            </w:r>
          </w:p>
        </w:tc>
        <w:tc>
          <w:tcPr>
            <w:tcW w:w="0" w:type="auto"/>
          </w:tcPr>
          <w:p w14:paraId="35679D44" w14:textId="77777777" w:rsidR="00FB7F2F" w:rsidRDefault="00433F39" w:rsidP="007745E4">
            <w:pPr>
              <w:pStyle w:val="Compact"/>
              <w:spacing w:line="240" w:lineRule="auto"/>
            </w:pPr>
            <w:r>
              <w:t>0–2</w:t>
            </w:r>
          </w:p>
        </w:tc>
        <w:tc>
          <w:tcPr>
            <w:tcW w:w="0" w:type="auto"/>
          </w:tcPr>
          <w:p w14:paraId="630912F1" w14:textId="77777777" w:rsidR="00FB7F2F" w:rsidRDefault="00433F39" w:rsidP="007745E4">
            <w:pPr>
              <w:pStyle w:val="Compact"/>
              <w:spacing w:line="240" w:lineRule="auto"/>
              <w:jc w:val="right"/>
            </w:pPr>
            <w:r>
              <w:t>2</w:t>
            </w:r>
          </w:p>
        </w:tc>
        <w:tc>
          <w:tcPr>
            <w:tcW w:w="0" w:type="auto"/>
          </w:tcPr>
          <w:p w14:paraId="6E288E33" w14:textId="77777777" w:rsidR="00FB7F2F" w:rsidRDefault="00433F39" w:rsidP="007745E4">
            <w:pPr>
              <w:pStyle w:val="Compact"/>
              <w:spacing w:line="240" w:lineRule="auto"/>
              <w:jc w:val="right"/>
            </w:pPr>
            <w:r>
              <w:t>0.10</w:t>
            </w:r>
          </w:p>
        </w:tc>
        <w:tc>
          <w:tcPr>
            <w:tcW w:w="0" w:type="auto"/>
          </w:tcPr>
          <w:p w14:paraId="24E434E3" w14:textId="77777777" w:rsidR="00FB7F2F" w:rsidRDefault="00433F39" w:rsidP="007745E4">
            <w:pPr>
              <w:pStyle w:val="Compact"/>
              <w:spacing w:line="240" w:lineRule="auto"/>
              <w:jc w:val="right"/>
            </w:pPr>
            <w:r>
              <w:t>0.447</w:t>
            </w:r>
          </w:p>
        </w:tc>
      </w:tr>
      <w:tr w:rsidR="00FB7F2F" w14:paraId="182397D5" w14:textId="77777777" w:rsidTr="007745E4">
        <w:trPr>
          <w:cnfStyle w:val="000000100000" w:firstRow="0" w:lastRow="0" w:firstColumn="0" w:lastColumn="0" w:oddVBand="0" w:evenVBand="0" w:oddHBand="1" w:evenHBand="0" w:firstRowFirstColumn="0" w:firstRowLastColumn="0" w:lastRowFirstColumn="0" w:lastRowLastColumn="0"/>
        </w:trPr>
        <w:tc>
          <w:tcPr>
            <w:tcW w:w="0" w:type="auto"/>
          </w:tcPr>
          <w:p w14:paraId="2B765519" w14:textId="77777777" w:rsidR="00FB7F2F" w:rsidRDefault="00433F39" w:rsidP="007745E4">
            <w:pPr>
              <w:pStyle w:val="Compact"/>
              <w:spacing w:line="240" w:lineRule="auto"/>
            </w:pPr>
            <w:r>
              <w:t>Lavandula sp.</w:t>
            </w:r>
          </w:p>
        </w:tc>
        <w:tc>
          <w:tcPr>
            <w:tcW w:w="0" w:type="auto"/>
          </w:tcPr>
          <w:p w14:paraId="75AB7353" w14:textId="77777777" w:rsidR="00FB7F2F" w:rsidRDefault="00433F39" w:rsidP="007745E4">
            <w:pPr>
              <w:pStyle w:val="Compact"/>
              <w:spacing w:line="240" w:lineRule="auto"/>
            </w:pPr>
            <w:r>
              <w:t>0–43</w:t>
            </w:r>
          </w:p>
        </w:tc>
        <w:tc>
          <w:tcPr>
            <w:tcW w:w="0" w:type="auto"/>
          </w:tcPr>
          <w:p w14:paraId="4D742FC9" w14:textId="77777777" w:rsidR="00FB7F2F" w:rsidRDefault="00433F39" w:rsidP="007745E4">
            <w:pPr>
              <w:pStyle w:val="Compact"/>
              <w:spacing w:line="240" w:lineRule="auto"/>
              <w:jc w:val="right"/>
            </w:pPr>
            <w:r>
              <w:t>46</w:t>
            </w:r>
          </w:p>
        </w:tc>
        <w:tc>
          <w:tcPr>
            <w:tcW w:w="0" w:type="auto"/>
          </w:tcPr>
          <w:p w14:paraId="7D5A1CF0" w14:textId="77777777" w:rsidR="00FB7F2F" w:rsidRDefault="00433F39" w:rsidP="007745E4">
            <w:pPr>
              <w:pStyle w:val="Compact"/>
              <w:spacing w:line="240" w:lineRule="auto"/>
              <w:jc w:val="right"/>
            </w:pPr>
            <w:r>
              <w:t>2.30</w:t>
            </w:r>
          </w:p>
        </w:tc>
        <w:tc>
          <w:tcPr>
            <w:tcW w:w="0" w:type="auto"/>
          </w:tcPr>
          <w:p w14:paraId="05152B1D" w14:textId="77777777" w:rsidR="00FB7F2F" w:rsidRDefault="00433F39" w:rsidP="007745E4">
            <w:pPr>
              <w:pStyle w:val="Compact"/>
              <w:spacing w:line="240" w:lineRule="auto"/>
              <w:jc w:val="right"/>
            </w:pPr>
            <w:r>
              <w:t>9.592</w:t>
            </w:r>
          </w:p>
        </w:tc>
      </w:tr>
      <w:tr w:rsidR="00FB7F2F" w14:paraId="2A12E3DF" w14:textId="77777777" w:rsidTr="007745E4">
        <w:tc>
          <w:tcPr>
            <w:tcW w:w="0" w:type="auto"/>
          </w:tcPr>
          <w:p w14:paraId="288484DF" w14:textId="77777777" w:rsidR="00FB7F2F" w:rsidRDefault="00433F39" w:rsidP="007745E4">
            <w:pPr>
              <w:pStyle w:val="Compact"/>
              <w:spacing w:line="240" w:lineRule="auto"/>
            </w:pPr>
            <w:r>
              <w:t>Leucothoe fontanesiana</w:t>
            </w:r>
          </w:p>
        </w:tc>
        <w:tc>
          <w:tcPr>
            <w:tcW w:w="0" w:type="auto"/>
          </w:tcPr>
          <w:p w14:paraId="7EEA2537" w14:textId="77777777" w:rsidR="00FB7F2F" w:rsidRDefault="00433F39" w:rsidP="007745E4">
            <w:pPr>
              <w:pStyle w:val="Compact"/>
              <w:spacing w:line="240" w:lineRule="auto"/>
            </w:pPr>
            <w:r>
              <w:t>0–5</w:t>
            </w:r>
          </w:p>
        </w:tc>
        <w:tc>
          <w:tcPr>
            <w:tcW w:w="0" w:type="auto"/>
          </w:tcPr>
          <w:p w14:paraId="77A2B6BF" w14:textId="77777777" w:rsidR="00FB7F2F" w:rsidRDefault="00433F39" w:rsidP="007745E4">
            <w:pPr>
              <w:pStyle w:val="Compact"/>
              <w:spacing w:line="240" w:lineRule="auto"/>
              <w:jc w:val="right"/>
            </w:pPr>
            <w:r>
              <w:t>8</w:t>
            </w:r>
          </w:p>
        </w:tc>
        <w:tc>
          <w:tcPr>
            <w:tcW w:w="0" w:type="auto"/>
          </w:tcPr>
          <w:p w14:paraId="3849C2AF" w14:textId="77777777" w:rsidR="00FB7F2F" w:rsidRDefault="00433F39" w:rsidP="007745E4">
            <w:pPr>
              <w:pStyle w:val="Compact"/>
              <w:spacing w:line="240" w:lineRule="auto"/>
              <w:jc w:val="right"/>
            </w:pPr>
            <w:r>
              <w:t>0.40</w:t>
            </w:r>
          </w:p>
        </w:tc>
        <w:tc>
          <w:tcPr>
            <w:tcW w:w="0" w:type="auto"/>
          </w:tcPr>
          <w:p w14:paraId="00BE92D0" w14:textId="77777777" w:rsidR="00FB7F2F" w:rsidRDefault="00433F39" w:rsidP="007745E4">
            <w:pPr>
              <w:pStyle w:val="Compact"/>
              <w:spacing w:line="240" w:lineRule="auto"/>
              <w:jc w:val="right"/>
            </w:pPr>
            <w:r>
              <w:t>1.273</w:t>
            </w:r>
          </w:p>
        </w:tc>
      </w:tr>
      <w:tr w:rsidR="00FB7F2F" w14:paraId="7C0F42B4" w14:textId="77777777" w:rsidTr="007745E4">
        <w:trPr>
          <w:cnfStyle w:val="000000100000" w:firstRow="0" w:lastRow="0" w:firstColumn="0" w:lastColumn="0" w:oddVBand="0" w:evenVBand="0" w:oddHBand="1" w:evenHBand="0" w:firstRowFirstColumn="0" w:firstRowLastColumn="0" w:lastRowFirstColumn="0" w:lastRowLastColumn="0"/>
        </w:trPr>
        <w:tc>
          <w:tcPr>
            <w:tcW w:w="0" w:type="auto"/>
          </w:tcPr>
          <w:p w14:paraId="31BC9F3B" w14:textId="77777777" w:rsidR="00FB7F2F" w:rsidRDefault="00433F39" w:rsidP="007745E4">
            <w:pPr>
              <w:pStyle w:val="Compact"/>
              <w:spacing w:line="240" w:lineRule="auto"/>
            </w:pPr>
            <w:r>
              <w:t>Leycesteria formosa</w:t>
            </w:r>
          </w:p>
        </w:tc>
        <w:tc>
          <w:tcPr>
            <w:tcW w:w="0" w:type="auto"/>
          </w:tcPr>
          <w:p w14:paraId="2C3568C6" w14:textId="77777777" w:rsidR="00FB7F2F" w:rsidRDefault="00433F39" w:rsidP="007745E4">
            <w:pPr>
              <w:pStyle w:val="Compact"/>
              <w:spacing w:line="240" w:lineRule="auto"/>
            </w:pPr>
            <w:r>
              <w:t>0–17</w:t>
            </w:r>
          </w:p>
        </w:tc>
        <w:tc>
          <w:tcPr>
            <w:tcW w:w="0" w:type="auto"/>
          </w:tcPr>
          <w:p w14:paraId="180136F5" w14:textId="77777777" w:rsidR="00FB7F2F" w:rsidRDefault="00433F39" w:rsidP="007745E4">
            <w:pPr>
              <w:pStyle w:val="Compact"/>
              <w:spacing w:line="240" w:lineRule="auto"/>
              <w:jc w:val="right"/>
            </w:pPr>
            <w:r>
              <w:t>17</w:t>
            </w:r>
          </w:p>
        </w:tc>
        <w:tc>
          <w:tcPr>
            <w:tcW w:w="0" w:type="auto"/>
          </w:tcPr>
          <w:p w14:paraId="01A6079F" w14:textId="77777777" w:rsidR="00FB7F2F" w:rsidRDefault="00433F39" w:rsidP="007745E4">
            <w:pPr>
              <w:pStyle w:val="Compact"/>
              <w:spacing w:line="240" w:lineRule="auto"/>
              <w:jc w:val="right"/>
            </w:pPr>
            <w:r>
              <w:t>0.85</w:t>
            </w:r>
          </w:p>
        </w:tc>
        <w:tc>
          <w:tcPr>
            <w:tcW w:w="0" w:type="auto"/>
          </w:tcPr>
          <w:p w14:paraId="597F19D7" w14:textId="77777777" w:rsidR="00FB7F2F" w:rsidRDefault="00433F39" w:rsidP="007745E4">
            <w:pPr>
              <w:pStyle w:val="Compact"/>
              <w:spacing w:line="240" w:lineRule="auto"/>
              <w:jc w:val="right"/>
            </w:pPr>
            <w:r>
              <w:t>3.801</w:t>
            </w:r>
          </w:p>
        </w:tc>
      </w:tr>
      <w:tr w:rsidR="00FB7F2F" w14:paraId="3AD1FD72" w14:textId="77777777" w:rsidTr="007745E4">
        <w:tc>
          <w:tcPr>
            <w:tcW w:w="0" w:type="auto"/>
          </w:tcPr>
          <w:p w14:paraId="707EEF2B" w14:textId="77777777" w:rsidR="00FB7F2F" w:rsidRDefault="00433F39" w:rsidP="007745E4">
            <w:pPr>
              <w:pStyle w:val="Compact"/>
              <w:spacing w:line="240" w:lineRule="auto"/>
            </w:pPr>
            <w:r>
              <w:t>Lonicera pileata</w:t>
            </w:r>
          </w:p>
        </w:tc>
        <w:tc>
          <w:tcPr>
            <w:tcW w:w="0" w:type="auto"/>
          </w:tcPr>
          <w:p w14:paraId="50AA4785" w14:textId="77777777" w:rsidR="00FB7F2F" w:rsidRDefault="00433F39" w:rsidP="007745E4">
            <w:pPr>
              <w:pStyle w:val="Compact"/>
              <w:spacing w:line="240" w:lineRule="auto"/>
            </w:pPr>
            <w:r>
              <w:t>0–136</w:t>
            </w:r>
          </w:p>
        </w:tc>
        <w:tc>
          <w:tcPr>
            <w:tcW w:w="0" w:type="auto"/>
          </w:tcPr>
          <w:p w14:paraId="2F869FBF" w14:textId="77777777" w:rsidR="00FB7F2F" w:rsidRDefault="00433F39" w:rsidP="007745E4">
            <w:pPr>
              <w:pStyle w:val="Compact"/>
              <w:spacing w:line="240" w:lineRule="auto"/>
              <w:jc w:val="right"/>
            </w:pPr>
            <w:r>
              <w:t>136</w:t>
            </w:r>
          </w:p>
        </w:tc>
        <w:tc>
          <w:tcPr>
            <w:tcW w:w="0" w:type="auto"/>
          </w:tcPr>
          <w:p w14:paraId="5AAB217A" w14:textId="77777777" w:rsidR="00FB7F2F" w:rsidRDefault="00433F39" w:rsidP="007745E4">
            <w:pPr>
              <w:pStyle w:val="Compact"/>
              <w:spacing w:line="240" w:lineRule="auto"/>
              <w:jc w:val="right"/>
            </w:pPr>
            <w:r>
              <w:t>6.80</w:t>
            </w:r>
          </w:p>
        </w:tc>
        <w:tc>
          <w:tcPr>
            <w:tcW w:w="0" w:type="auto"/>
          </w:tcPr>
          <w:p w14:paraId="72301CE9" w14:textId="77777777" w:rsidR="00FB7F2F" w:rsidRDefault="00433F39" w:rsidP="007745E4">
            <w:pPr>
              <w:pStyle w:val="Compact"/>
              <w:spacing w:line="240" w:lineRule="auto"/>
              <w:jc w:val="right"/>
            </w:pPr>
            <w:r>
              <w:t>30.411</w:t>
            </w:r>
          </w:p>
        </w:tc>
      </w:tr>
      <w:tr w:rsidR="00FB7F2F" w14:paraId="6B2A1F13" w14:textId="77777777" w:rsidTr="007745E4">
        <w:trPr>
          <w:cnfStyle w:val="000000100000" w:firstRow="0" w:lastRow="0" w:firstColumn="0" w:lastColumn="0" w:oddVBand="0" w:evenVBand="0" w:oddHBand="1" w:evenHBand="0" w:firstRowFirstColumn="0" w:firstRowLastColumn="0" w:lastRowFirstColumn="0" w:lastRowLastColumn="0"/>
        </w:trPr>
        <w:tc>
          <w:tcPr>
            <w:tcW w:w="0" w:type="auto"/>
          </w:tcPr>
          <w:p w14:paraId="24F4E059" w14:textId="77777777" w:rsidR="00FB7F2F" w:rsidRDefault="00433F39" w:rsidP="007745E4">
            <w:pPr>
              <w:pStyle w:val="Compact"/>
              <w:spacing w:line="240" w:lineRule="auto"/>
            </w:pPr>
            <w:r>
              <w:t>Lonicera sempervirens gp.</w:t>
            </w:r>
          </w:p>
        </w:tc>
        <w:tc>
          <w:tcPr>
            <w:tcW w:w="0" w:type="auto"/>
          </w:tcPr>
          <w:p w14:paraId="614F7951" w14:textId="77777777" w:rsidR="00FB7F2F" w:rsidRDefault="00433F39" w:rsidP="007745E4">
            <w:pPr>
              <w:pStyle w:val="Compact"/>
              <w:spacing w:line="240" w:lineRule="auto"/>
            </w:pPr>
            <w:r>
              <w:t>0–9</w:t>
            </w:r>
          </w:p>
        </w:tc>
        <w:tc>
          <w:tcPr>
            <w:tcW w:w="0" w:type="auto"/>
          </w:tcPr>
          <w:p w14:paraId="40EE011A" w14:textId="77777777" w:rsidR="00FB7F2F" w:rsidRDefault="00433F39" w:rsidP="007745E4">
            <w:pPr>
              <w:pStyle w:val="Compact"/>
              <w:spacing w:line="240" w:lineRule="auto"/>
              <w:jc w:val="right"/>
            </w:pPr>
            <w:r>
              <w:t>9</w:t>
            </w:r>
          </w:p>
        </w:tc>
        <w:tc>
          <w:tcPr>
            <w:tcW w:w="0" w:type="auto"/>
          </w:tcPr>
          <w:p w14:paraId="05AD12C6" w14:textId="77777777" w:rsidR="00FB7F2F" w:rsidRDefault="00433F39" w:rsidP="007745E4">
            <w:pPr>
              <w:pStyle w:val="Compact"/>
              <w:spacing w:line="240" w:lineRule="auto"/>
              <w:jc w:val="right"/>
            </w:pPr>
            <w:r>
              <w:t>0.45</w:t>
            </w:r>
          </w:p>
        </w:tc>
        <w:tc>
          <w:tcPr>
            <w:tcW w:w="0" w:type="auto"/>
          </w:tcPr>
          <w:p w14:paraId="5BB5DE9D" w14:textId="77777777" w:rsidR="00FB7F2F" w:rsidRDefault="00433F39" w:rsidP="007745E4">
            <w:pPr>
              <w:pStyle w:val="Compact"/>
              <w:spacing w:line="240" w:lineRule="auto"/>
              <w:jc w:val="right"/>
            </w:pPr>
            <w:r>
              <w:t>2.012</w:t>
            </w:r>
          </w:p>
        </w:tc>
      </w:tr>
      <w:tr w:rsidR="00FB7F2F" w14:paraId="2CB2FD61" w14:textId="77777777" w:rsidTr="007745E4">
        <w:tc>
          <w:tcPr>
            <w:tcW w:w="0" w:type="auto"/>
          </w:tcPr>
          <w:p w14:paraId="49F70746" w14:textId="77777777" w:rsidR="00FB7F2F" w:rsidRDefault="00433F39" w:rsidP="007745E4">
            <w:pPr>
              <w:pStyle w:val="Compact"/>
              <w:spacing w:line="240" w:lineRule="auto"/>
            </w:pPr>
            <w:r>
              <w:t>Nandina domestica</w:t>
            </w:r>
          </w:p>
        </w:tc>
        <w:tc>
          <w:tcPr>
            <w:tcW w:w="0" w:type="auto"/>
          </w:tcPr>
          <w:p w14:paraId="24DEED83" w14:textId="77777777" w:rsidR="00FB7F2F" w:rsidRDefault="00433F39" w:rsidP="007745E4">
            <w:pPr>
              <w:pStyle w:val="Compact"/>
              <w:spacing w:line="240" w:lineRule="auto"/>
            </w:pPr>
            <w:r>
              <w:t>0–106</w:t>
            </w:r>
          </w:p>
        </w:tc>
        <w:tc>
          <w:tcPr>
            <w:tcW w:w="0" w:type="auto"/>
          </w:tcPr>
          <w:p w14:paraId="174A6F58" w14:textId="77777777" w:rsidR="00FB7F2F" w:rsidRDefault="00433F39" w:rsidP="007745E4">
            <w:pPr>
              <w:pStyle w:val="Compact"/>
              <w:spacing w:line="240" w:lineRule="auto"/>
              <w:jc w:val="right"/>
            </w:pPr>
            <w:r>
              <w:t>168</w:t>
            </w:r>
          </w:p>
        </w:tc>
        <w:tc>
          <w:tcPr>
            <w:tcW w:w="0" w:type="auto"/>
          </w:tcPr>
          <w:p w14:paraId="1D9E31A7" w14:textId="77777777" w:rsidR="00FB7F2F" w:rsidRDefault="00433F39" w:rsidP="007745E4">
            <w:pPr>
              <w:pStyle w:val="Compact"/>
              <w:spacing w:line="240" w:lineRule="auto"/>
              <w:jc w:val="right"/>
            </w:pPr>
            <w:r>
              <w:t>8.40</w:t>
            </w:r>
          </w:p>
        </w:tc>
        <w:tc>
          <w:tcPr>
            <w:tcW w:w="0" w:type="auto"/>
          </w:tcPr>
          <w:p w14:paraId="58E38D5D" w14:textId="77777777" w:rsidR="00FB7F2F" w:rsidRDefault="00433F39" w:rsidP="007745E4">
            <w:pPr>
              <w:pStyle w:val="Compact"/>
              <w:spacing w:line="240" w:lineRule="auto"/>
              <w:jc w:val="right"/>
            </w:pPr>
            <w:r>
              <w:t>23.359</w:t>
            </w:r>
          </w:p>
        </w:tc>
      </w:tr>
      <w:tr w:rsidR="00FB7F2F" w14:paraId="30E3BF0F" w14:textId="77777777" w:rsidTr="007745E4">
        <w:trPr>
          <w:cnfStyle w:val="000000100000" w:firstRow="0" w:lastRow="0" w:firstColumn="0" w:lastColumn="0" w:oddVBand="0" w:evenVBand="0" w:oddHBand="1" w:evenHBand="0" w:firstRowFirstColumn="0" w:firstRowLastColumn="0" w:lastRowFirstColumn="0" w:lastRowLastColumn="0"/>
        </w:trPr>
        <w:tc>
          <w:tcPr>
            <w:tcW w:w="0" w:type="auto"/>
          </w:tcPr>
          <w:p w14:paraId="69AF4ED9" w14:textId="77777777" w:rsidR="00FB7F2F" w:rsidRDefault="00433F39" w:rsidP="007745E4">
            <w:pPr>
              <w:pStyle w:val="Compact"/>
              <w:spacing w:line="240" w:lineRule="auto"/>
            </w:pPr>
            <w:r>
              <w:t>Oemleria cerasiformis</w:t>
            </w:r>
          </w:p>
        </w:tc>
        <w:tc>
          <w:tcPr>
            <w:tcW w:w="0" w:type="auto"/>
          </w:tcPr>
          <w:p w14:paraId="0570C828" w14:textId="77777777" w:rsidR="00FB7F2F" w:rsidRDefault="00433F39" w:rsidP="007745E4">
            <w:pPr>
              <w:pStyle w:val="Compact"/>
              <w:spacing w:line="240" w:lineRule="auto"/>
            </w:pPr>
            <w:r>
              <w:t>0–44</w:t>
            </w:r>
          </w:p>
        </w:tc>
        <w:tc>
          <w:tcPr>
            <w:tcW w:w="0" w:type="auto"/>
          </w:tcPr>
          <w:p w14:paraId="52BB5A88" w14:textId="77777777" w:rsidR="00FB7F2F" w:rsidRDefault="00433F39" w:rsidP="007745E4">
            <w:pPr>
              <w:pStyle w:val="Compact"/>
              <w:spacing w:line="240" w:lineRule="auto"/>
              <w:jc w:val="right"/>
            </w:pPr>
            <w:r>
              <w:t>146</w:t>
            </w:r>
          </w:p>
        </w:tc>
        <w:tc>
          <w:tcPr>
            <w:tcW w:w="0" w:type="auto"/>
          </w:tcPr>
          <w:p w14:paraId="788CEF7D" w14:textId="77777777" w:rsidR="00FB7F2F" w:rsidRDefault="00433F39" w:rsidP="007745E4">
            <w:pPr>
              <w:pStyle w:val="Compact"/>
              <w:spacing w:line="240" w:lineRule="auto"/>
              <w:jc w:val="right"/>
            </w:pPr>
            <w:r>
              <w:t>7.30</w:t>
            </w:r>
          </w:p>
        </w:tc>
        <w:tc>
          <w:tcPr>
            <w:tcW w:w="0" w:type="auto"/>
          </w:tcPr>
          <w:p w14:paraId="51CC97AE" w14:textId="77777777" w:rsidR="00FB7F2F" w:rsidRDefault="00433F39" w:rsidP="007745E4">
            <w:pPr>
              <w:pStyle w:val="Compact"/>
              <w:spacing w:line="240" w:lineRule="auto"/>
              <w:jc w:val="right"/>
            </w:pPr>
            <w:r>
              <w:t>11.721</w:t>
            </w:r>
          </w:p>
        </w:tc>
      </w:tr>
      <w:tr w:rsidR="00FB7F2F" w14:paraId="1DA30EFC" w14:textId="77777777" w:rsidTr="007745E4">
        <w:tc>
          <w:tcPr>
            <w:tcW w:w="0" w:type="auto"/>
          </w:tcPr>
          <w:p w14:paraId="2C257BEA" w14:textId="77777777" w:rsidR="00FB7F2F" w:rsidRDefault="00433F39" w:rsidP="007745E4">
            <w:pPr>
              <w:pStyle w:val="Compact"/>
              <w:spacing w:line="240" w:lineRule="auto"/>
            </w:pPr>
            <w:r>
              <w:t>Ornamental conifer</w:t>
            </w:r>
          </w:p>
        </w:tc>
        <w:tc>
          <w:tcPr>
            <w:tcW w:w="0" w:type="auto"/>
          </w:tcPr>
          <w:p w14:paraId="350F9534" w14:textId="77777777" w:rsidR="00FB7F2F" w:rsidRDefault="00433F39" w:rsidP="007745E4">
            <w:pPr>
              <w:pStyle w:val="Compact"/>
              <w:spacing w:line="240" w:lineRule="auto"/>
            </w:pPr>
            <w:r>
              <w:t>0–40</w:t>
            </w:r>
          </w:p>
        </w:tc>
        <w:tc>
          <w:tcPr>
            <w:tcW w:w="0" w:type="auto"/>
          </w:tcPr>
          <w:p w14:paraId="31DBB386" w14:textId="77777777" w:rsidR="00FB7F2F" w:rsidRDefault="00433F39" w:rsidP="007745E4">
            <w:pPr>
              <w:pStyle w:val="Compact"/>
              <w:spacing w:line="240" w:lineRule="auto"/>
              <w:jc w:val="right"/>
            </w:pPr>
            <w:r>
              <w:t>177</w:t>
            </w:r>
          </w:p>
        </w:tc>
        <w:tc>
          <w:tcPr>
            <w:tcW w:w="0" w:type="auto"/>
          </w:tcPr>
          <w:p w14:paraId="5482E808" w14:textId="77777777" w:rsidR="00FB7F2F" w:rsidRDefault="00433F39" w:rsidP="007745E4">
            <w:pPr>
              <w:pStyle w:val="Compact"/>
              <w:spacing w:line="240" w:lineRule="auto"/>
              <w:jc w:val="right"/>
            </w:pPr>
            <w:r>
              <w:t>8.85</w:t>
            </w:r>
          </w:p>
        </w:tc>
        <w:tc>
          <w:tcPr>
            <w:tcW w:w="0" w:type="auto"/>
          </w:tcPr>
          <w:p w14:paraId="3D0C5844" w14:textId="77777777" w:rsidR="00FB7F2F" w:rsidRDefault="00433F39" w:rsidP="007745E4">
            <w:pPr>
              <w:pStyle w:val="Compact"/>
              <w:spacing w:line="240" w:lineRule="auto"/>
              <w:jc w:val="right"/>
            </w:pPr>
            <w:r>
              <w:t>11.431</w:t>
            </w:r>
          </w:p>
        </w:tc>
      </w:tr>
      <w:tr w:rsidR="00FB7F2F" w14:paraId="687AD175" w14:textId="77777777" w:rsidTr="007745E4">
        <w:trPr>
          <w:cnfStyle w:val="000000100000" w:firstRow="0" w:lastRow="0" w:firstColumn="0" w:lastColumn="0" w:oddVBand="0" w:evenVBand="0" w:oddHBand="1" w:evenHBand="0" w:firstRowFirstColumn="0" w:firstRowLastColumn="0" w:lastRowFirstColumn="0" w:lastRowLastColumn="0"/>
        </w:trPr>
        <w:tc>
          <w:tcPr>
            <w:tcW w:w="0" w:type="auto"/>
          </w:tcPr>
          <w:p w14:paraId="13828AB4" w14:textId="77777777" w:rsidR="00FB7F2F" w:rsidRDefault="00433F39" w:rsidP="007745E4">
            <w:pPr>
              <w:pStyle w:val="Compact"/>
              <w:spacing w:line="240" w:lineRule="auto"/>
            </w:pPr>
            <w:r>
              <w:t>Osmanthus x burkwoodii gp.</w:t>
            </w:r>
          </w:p>
        </w:tc>
        <w:tc>
          <w:tcPr>
            <w:tcW w:w="0" w:type="auto"/>
          </w:tcPr>
          <w:p w14:paraId="120FD4DD" w14:textId="77777777" w:rsidR="00FB7F2F" w:rsidRDefault="00433F39" w:rsidP="007745E4">
            <w:pPr>
              <w:pStyle w:val="Compact"/>
              <w:spacing w:line="240" w:lineRule="auto"/>
            </w:pPr>
            <w:r>
              <w:t>0–64</w:t>
            </w:r>
          </w:p>
        </w:tc>
        <w:tc>
          <w:tcPr>
            <w:tcW w:w="0" w:type="auto"/>
          </w:tcPr>
          <w:p w14:paraId="0465E1FA" w14:textId="77777777" w:rsidR="00FB7F2F" w:rsidRDefault="00433F39" w:rsidP="007745E4">
            <w:pPr>
              <w:pStyle w:val="Compact"/>
              <w:spacing w:line="240" w:lineRule="auto"/>
              <w:jc w:val="right"/>
            </w:pPr>
            <w:r>
              <w:t>76</w:t>
            </w:r>
          </w:p>
        </w:tc>
        <w:tc>
          <w:tcPr>
            <w:tcW w:w="0" w:type="auto"/>
          </w:tcPr>
          <w:p w14:paraId="539AF66E" w14:textId="77777777" w:rsidR="00FB7F2F" w:rsidRDefault="00433F39" w:rsidP="007745E4">
            <w:pPr>
              <w:pStyle w:val="Compact"/>
              <w:spacing w:line="240" w:lineRule="auto"/>
              <w:jc w:val="right"/>
            </w:pPr>
            <w:r>
              <w:t>3.80</w:t>
            </w:r>
          </w:p>
        </w:tc>
        <w:tc>
          <w:tcPr>
            <w:tcW w:w="0" w:type="auto"/>
          </w:tcPr>
          <w:p w14:paraId="7AECC627" w14:textId="77777777" w:rsidR="00FB7F2F" w:rsidRDefault="00433F39" w:rsidP="007745E4">
            <w:pPr>
              <w:pStyle w:val="Compact"/>
              <w:spacing w:line="240" w:lineRule="auto"/>
              <w:jc w:val="right"/>
            </w:pPr>
            <w:r>
              <w:t>14.348</w:t>
            </w:r>
          </w:p>
        </w:tc>
      </w:tr>
      <w:tr w:rsidR="00FB7F2F" w14:paraId="54BDF14A" w14:textId="77777777" w:rsidTr="007745E4">
        <w:tc>
          <w:tcPr>
            <w:tcW w:w="0" w:type="auto"/>
          </w:tcPr>
          <w:p w14:paraId="4AC2691E" w14:textId="77777777" w:rsidR="00FB7F2F" w:rsidRDefault="00433F39" w:rsidP="007745E4">
            <w:pPr>
              <w:pStyle w:val="Compact"/>
              <w:spacing w:line="240" w:lineRule="auto"/>
            </w:pPr>
            <w:r>
              <w:t>Philadelphus lewisii</w:t>
            </w:r>
          </w:p>
        </w:tc>
        <w:tc>
          <w:tcPr>
            <w:tcW w:w="0" w:type="auto"/>
          </w:tcPr>
          <w:p w14:paraId="1F478828" w14:textId="77777777" w:rsidR="00FB7F2F" w:rsidRDefault="00433F39" w:rsidP="007745E4">
            <w:pPr>
              <w:pStyle w:val="Compact"/>
              <w:spacing w:line="240" w:lineRule="auto"/>
            </w:pPr>
            <w:r>
              <w:t>0–2</w:t>
            </w:r>
          </w:p>
        </w:tc>
        <w:tc>
          <w:tcPr>
            <w:tcW w:w="0" w:type="auto"/>
          </w:tcPr>
          <w:p w14:paraId="163F1B5C" w14:textId="77777777" w:rsidR="00FB7F2F" w:rsidRDefault="00433F39" w:rsidP="007745E4">
            <w:pPr>
              <w:pStyle w:val="Compact"/>
              <w:spacing w:line="240" w:lineRule="auto"/>
              <w:jc w:val="right"/>
            </w:pPr>
            <w:r>
              <w:t>2</w:t>
            </w:r>
          </w:p>
        </w:tc>
        <w:tc>
          <w:tcPr>
            <w:tcW w:w="0" w:type="auto"/>
          </w:tcPr>
          <w:p w14:paraId="0E094E13" w14:textId="77777777" w:rsidR="00FB7F2F" w:rsidRDefault="00433F39" w:rsidP="007745E4">
            <w:pPr>
              <w:pStyle w:val="Compact"/>
              <w:spacing w:line="240" w:lineRule="auto"/>
              <w:jc w:val="right"/>
            </w:pPr>
            <w:r>
              <w:t>0.10</w:t>
            </w:r>
          </w:p>
        </w:tc>
        <w:tc>
          <w:tcPr>
            <w:tcW w:w="0" w:type="auto"/>
          </w:tcPr>
          <w:p w14:paraId="1604E47B" w14:textId="77777777" w:rsidR="00FB7F2F" w:rsidRDefault="00433F39" w:rsidP="007745E4">
            <w:pPr>
              <w:pStyle w:val="Compact"/>
              <w:spacing w:line="240" w:lineRule="auto"/>
              <w:jc w:val="right"/>
            </w:pPr>
            <w:r>
              <w:t>0.447</w:t>
            </w:r>
          </w:p>
        </w:tc>
      </w:tr>
      <w:tr w:rsidR="00FB7F2F" w14:paraId="19699836" w14:textId="77777777" w:rsidTr="007745E4">
        <w:trPr>
          <w:cnfStyle w:val="000000100000" w:firstRow="0" w:lastRow="0" w:firstColumn="0" w:lastColumn="0" w:oddVBand="0" w:evenVBand="0" w:oddHBand="1" w:evenHBand="0" w:firstRowFirstColumn="0" w:firstRowLastColumn="0" w:lastRowFirstColumn="0" w:lastRowLastColumn="0"/>
        </w:trPr>
        <w:tc>
          <w:tcPr>
            <w:tcW w:w="0" w:type="auto"/>
          </w:tcPr>
          <w:p w14:paraId="15DE7CFA" w14:textId="77777777" w:rsidR="00FB7F2F" w:rsidRDefault="00433F39" w:rsidP="007745E4">
            <w:pPr>
              <w:pStyle w:val="Compact"/>
              <w:spacing w:line="240" w:lineRule="auto"/>
            </w:pPr>
            <w:r>
              <w:t>Photinia x fraseri gp.</w:t>
            </w:r>
          </w:p>
        </w:tc>
        <w:tc>
          <w:tcPr>
            <w:tcW w:w="0" w:type="auto"/>
          </w:tcPr>
          <w:p w14:paraId="136D352D" w14:textId="77777777" w:rsidR="00FB7F2F" w:rsidRDefault="00433F39" w:rsidP="007745E4">
            <w:pPr>
              <w:pStyle w:val="Compact"/>
              <w:spacing w:line="240" w:lineRule="auto"/>
            </w:pPr>
            <w:r>
              <w:t>0–22</w:t>
            </w:r>
          </w:p>
        </w:tc>
        <w:tc>
          <w:tcPr>
            <w:tcW w:w="0" w:type="auto"/>
          </w:tcPr>
          <w:p w14:paraId="5F9DB538" w14:textId="77777777" w:rsidR="00FB7F2F" w:rsidRDefault="00433F39" w:rsidP="007745E4">
            <w:pPr>
              <w:pStyle w:val="Compact"/>
              <w:spacing w:line="240" w:lineRule="auto"/>
              <w:jc w:val="right"/>
            </w:pPr>
            <w:r>
              <w:t>66</w:t>
            </w:r>
          </w:p>
        </w:tc>
        <w:tc>
          <w:tcPr>
            <w:tcW w:w="0" w:type="auto"/>
          </w:tcPr>
          <w:p w14:paraId="403E1630" w14:textId="77777777" w:rsidR="00FB7F2F" w:rsidRDefault="00433F39" w:rsidP="007745E4">
            <w:pPr>
              <w:pStyle w:val="Compact"/>
              <w:spacing w:line="240" w:lineRule="auto"/>
              <w:jc w:val="right"/>
            </w:pPr>
            <w:r>
              <w:t>3.30</w:t>
            </w:r>
          </w:p>
        </w:tc>
        <w:tc>
          <w:tcPr>
            <w:tcW w:w="0" w:type="auto"/>
          </w:tcPr>
          <w:p w14:paraId="28E5F80B" w14:textId="77777777" w:rsidR="00FB7F2F" w:rsidRDefault="00433F39" w:rsidP="007745E4">
            <w:pPr>
              <w:pStyle w:val="Compact"/>
              <w:spacing w:line="240" w:lineRule="auto"/>
              <w:jc w:val="right"/>
            </w:pPr>
            <w:r>
              <w:t>6.131</w:t>
            </w:r>
          </w:p>
        </w:tc>
      </w:tr>
      <w:tr w:rsidR="00FB7F2F" w14:paraId="02877981" w14:textId="77777777" w:rsidTr="007745E4">
        <w:tc>
          <w:tcPr>
            <w:tcW w:w="0" w:type="auto"/>
          </w:tcPr>
          <w:p w14:paraId="03011DC5" w14:textId="77777777" w:rsidR="00FB7F2F" w:rsidRDefault="00433F39" w:rsidP="007745E4">
            <w:pPr>
              <w:pStyle w:val="Compact"/>
              <w:spacing w:line="240" w:lineRule="auto"/>
            </w:pPr>
            <w:r>
              <w:t>Physocarpus opulifolius</w:t>
            </w:r>
          </w:p>
        </w:tc>
        <w:tc>
          <w:tcPr>
            <w:tcW w:w="0" w:type="auto"/>
          </w:tcPr>
          <w:p w14:paraId="5CDFD359" w14:textId="77777777" w:rsidR="00FB7F2F" w:rsidRDefault="00433F39" w:rsidP="007745E4">
            <w:pPr>
              <w:pStyle w:val="Compact"/>
              <w:spacing w:line="240" w:lineRule="auto"/>
            </w:pPr>
            <w:r>
              <w:t>0–9</w:t>
            </w:r>
          </w:p>
        </w:tc>
        <w:tc>
          <w:tcPr>
            <w:tcW w:w="0" w:type="auto"/>
          </w:tcPr>
          <w:p w14:paraId="11BBF3CD" w14:textId="77777777" w:rsidR="00FB7F2F" w:rsidRDefault="00433F39" w:rsidP="007745E4">
            <w:pPr>
              <w:pStyle w:val="Compact"/>
              <w:spacing w:line="240" w:lineRule="auto"/>
              <w:jc w:val="right"/>
            </w:pPr>
            <w:r>
              <w:t>9</w:t>
            </w:r>
          </w:p>
        </w:tc>
        <w:tc>
          <w:tcPr>
            <w:tcW w:w="0" w:type="auto"/>
          </w:tcPr>
          <w:p w14:paraId="7284AA41" w14:textId="77777777" w:rsidR="00FB7F2F" w:rsidRDefault="00433F39" w:rsidP="007745E4">
            <w:pPr>
              <w:pStyle w:val="Compact"/>
              <w:spacing w:line="240" w:lineRule="auto"/>
              <w:jc w:val="right"/>
            </w:pPr>
            <w:r>
              <w:t>0.45</w:t>
            </w:r>
          </w:p>
        </w:tc>
        <w:tc>
          <w:tcPr>
            <w:tcW w:w="0" w:type="auto"/>
          </w:tcPr>
          <w:p w14:paraId="668474F3" w14:textId="77777777" w:rsidR="00FB7F2F" w:rsidRDefault="00433F39" w:rsidP="007745E4">
            <w:pPr>
              <w:pStyle w:val="Compact"/>
              <w:spacing w:line="240" w:lineRule="auto"/>
              <w:jc w:val="right"/>
            </w:pPr>
            <w:r>
              <w:t>2.012</w:t>
            </w:r>
          </w:p>
        </w:tc>
      </w:tr>
      <w:tr w:rsidR="00FB7F2F" w14:paraId="5CD34F26" w14:textId="77777777" w:rsidTr="007745E4">
        <w:trPr>
          <w:cnfStyle w:val="000000100000" w:firstRow="0" w:lastRow="0" w:firstColumn="0" w:lastColumn="0" w:oddVBand="0" w:evenVBand="0" w:oddHBand="1" w:evenHBand="0" w:firstRowFirstColumn="0" w:firstRowLastColumn="0" w:lastRowFirstColumn="0" w:lastRowLastColumn="0"/>
        </w:trPr>
        <w:tc>
          <w:tcPr>
            <w:tcW w:w="0" w:type="auto"/>
          </w:tcPr>
          <w:p w14:paraId="224CFA92" w14:textId="77777777" w:rsidR="00FB7F2F" w:rsidRDefault="00433F39" w:rsidP="007745E4">
            <w:pPr>
              <w:pStyle w:val="Compact"/>
              <w:spacing w:line="240" w:lineRule="auto"/>
            </w:pPr>
            <w:r>
              <w:t>Pieris japonica</w:t>
            </w:r>
          </w:p>
        </w:tc>
        <w:tc>
          <w:tcPr>
            <w:tcW w:w="0" w:type="auto"/>
          </w:tcPr>
          <w:p w14:paraId="7E356910" w14:textId="77777777" w:rsidR="00FB7F2F" w:rsidRDefault="00433F39" w:rsidP="007745E4">
            <w:pPr>
              <w:pStyle w:val="Compact"/>
              <w:spacing w:line="240" w:lineRule="auto"/>
            </w:pPr>
            <w:r>
              <w:t>0–11</w:t>
            </w:r>
          </w:p>
        </w:tc>
        <w:tc>
          <w:tcPr>
            <w:tcW w:w="0" w:type="auto"/>
          </w:tcPr>
          <w:p w14:paraId="620C7A3B" w14:textId="77777777" w:rsidR="00FB7F2F" w:rsidRDefault="00433F39" w:rsidP="007745E4">
            <w:pPr>
              <w:pStyle w:val="Compact"/>
              <w:spacing w:line="240" w:lineRule="auto"/>
              <w:jc w:val="right"/>
            </w:pPr>
            <w:r>
              <w:t>34</w:t>
            </w:r>
          </w:p>
        </w:tc>
        <w:tc>
          <w:tcPr>
            <w:tcW w:w="0" w:type="auto"/>
          </w:tcPr>
          <w:p w14:paraId="13BA072C" w14:textId="77777777" w:rsidR="00FB7F2F" w:rsidRDefault="00433F39" w:rsidP="007745E4">
            <w:pPr>
              <w:pStyle w:val="Compact"/>
              <w:spacing w:line="240" w:lineRule="auto"/>
              <w:jc w:val="right"/>
            </w:pPr>
            <w:r>
              <w:t>1.70</w:t>
            </w:r>
          </w:p>
        </w:tc>
        <w:tc>
          <w:tcPr>
            <w:tcW w:w="0" w:type="auto"/>
          </w:tcPr>
          <w:p w14:paraId="62B1DF60" w14:textId="77777777" w:rsidR="00FB7F2F" w:rsidRDefault="00433F39" w:rsidP="007745E4">
            <w:pPr>
              <w:pStyle w:val="Compact"/>
              <w:spacing w:line="240" w:lineRule="auto"/>
              <w:jc w:val="right"/>
            </w:pPr>
            <w:r>
              <w:t>3.310</w:t>
            </w:r>
          </w:p>
        </w:tc>
      </w:tr>
      <w:tr w:rsidR="00FB7F2F" w14:paraId="590170CE" w14:textId="77777777" w:rsidTr="007745E4">
        <w:tc>
          <w:tcPr>
            <w:tcW w:w="0" w:type="auto"/>
          </w:tcPr>
          <w:p w14:paraId="31904683" w14:textId="77777777" w:rsidR="00FB7F2F" w:rsidRDefault="00433F39" w:rsidP="007745E4">
            <w:pPr>
              <w:pStyle w:val="Compact"/>
              <w:spacing w:line="240" w:lineRule="auto"/>
            </w:pPr>
            <w:r>
              <w:t>Prunus laurocerasus</w:t>
            </w:r>
          </w:p>
        </w:tc>
        <w:tc>
          <w:tcPr>
            <w:tcW w:w="0" w:type="auto"/>
          </w:tcPr>
          <w:p w14:paraId="06EDE40A" w14:textId="77777777" w:rsidR="00FB7F2F" w:rsidRDefault="00433F39" w:rsidP="007745E4">
            <w:pPr>
              <w:pStyle w:val="Compact"/>
              <w:spacing w:line="240" w:lineRule="auto"/>
            </w:pPr>
            <w:r>
              <w:t>0–33</w:t>
            </w:r>
          </w:p>
        </w:tc>
        <w:tc>
          <w:tcPr>
            <w:tcW w:w="0" w:type="auto"/>
          </w:tcPr>
          <w:p w14:paraId="6F51FBF1" w14:textId="77777777" w:rsidR="00FB7F2F" w:rsidRDefault="00433F39" w:rsidP="007745E4">
            <w:pPr>
              <w:pStyle w:val="Compact"/>
              <w:spacing w:line="240" w:lineRule="auto"/>
              <w:jc w:val="right"/>
            </w:pPr>
            <w:r>
              <w:t>101</w:t>
            </w:r>
          </w:p>
        </w:tc>
        <w:tc>
          <w:tcPr>
            <w:tcW w:w="0" w:type="auto"/>
          </w:tcPr>
          <w:p w14:paraId="373B421D" w14:textId="77777777" w:rsidR="00FB7F2F" w:rsidRDefault="00433F39" w:rsidP="007745E4">
            <w:pPr>
              <w:pStyle w:val="Compact"/>
              <w:spacing w:line="240" w:lineRule="auto"/>
              <w:jc w:val="right"/>
            </w:pPr>
            <w:r>
              <w:t>5.05</w:t>
            </w:r>
          </w:p>
        </w:tc>
        <w:tc>
          <w:tcPr>
            <w:tcW w:w="0" w:type="auto"/>
          </w:tcPr>
          <w:p w14:paraId="77642C39" w14:textId="77777777" w:rsidR="00FB7F2F" w:rsidRDefault="00433F39" w:rsidP="007745E4">
            <w:pPr>
              <w:pStyle w:val="Compact"/>
              <w:spacing w:line="240" w:lineRule="auto"/>
              <w:jc w:val="right"/>
            </w:pPr>
            <w:r>
              <w:t>9.344</w:t>
            </w:r>
          </w:p>
        </w:tc>
      </w:tr>
      <w:tr w:rsidR="00FB7F2F" w14:paraId="77008152" w14:textId="77777777" w:rsidTr="007745E4">
        <w:trPr>
          <w:cnfStyle w:val="000000100000" w:firstRow="0" w:lastRow="0" w:firstColumn="0" w:lastColumn="0" w:oddVBand="0" w:evenVBand="0" w:oddHBand="1" w:evenHBand="0" w:firstRowFirstColumn="0" w:firstRowLastColumn="0" w:lastRowFirstColumn="0" w:lastRowLastColumn="0"/>
        </w:trPr>
        <w:tc>
          <w:tcPr>
            <w:tcW w:w="0" w:type="auto"/>
          </w:tcPr>
          <w:p w14:paraId="27517078" w14:textId="77777777" w:rsidR="00FB7F2F" w:rsidRDefault="00433F39" w:rsidP="007745E4">
            <w:pPr>
              <w:pStyle w:val="Compact"/>
              <w:spacing w:line="240" w:lineRule="auto"/>
            </w:pPr>
            <w:r>
              <w:t>Prunus laurocerasus var. zabeliana</w:t>
            </w:r>
          </w:p>
        </w:tc>
        <w:tc>
          <w:tcPr>
            <w:tcW w:w="0" w:type="auto"/>
          </w:tcPr>
          <w:p w14:paraId="7A547911" w14:textId="77777777" w:rsidR="00FB7F2F" w:rsidRDefault="00433F39" w:rsidP="007745E4">
            <w:pPr>
              <w:pStyle w:val="Compact"/>
              <w:spacing w:line="240" w:lineRule="auto"/>
            </w:pPr>
            <w:r>
              <w:t>0–134</w:t>
            </w:r>
          </w:p>
        </w:tc>
        <w:tc>
          <w:tcPr>
            <w:tcW w:w="0" w:type="auto"/>
          </w:tcPr>
          <w:p w14:paraId="15B57A56" w14:textId="77777777" w:rsidR="00FB7F2F" w:rsidRDefault="00433F39" w:rsidP="007745E4">
            <w:pPr>
              <w:pStyle w:val="Compact"/>
              <w:spacing w:line="240" w:lineRule="auto"/>
              <w:jc w:val="right"/>
            </w:pPr>
            <w:r>
              <w:t>581</w:t>
            </w:r>
          </w:p>
        </w:tc>
        <w:tc>
          <w:tcPr>
            <w:tcW w:w="0" w:type="auto"/>
          </w:tcPr>
          <w:p w14:paraId="6E230424" w14:textId="77777777" w:rsidR="00FB7F2F" w:rsidRDefault="00433F39" w:rsidP="007745E4">
            <w:pPr>
              <w:pStyle w:val="Compact"/>
              <w:spacing w:line="240" w:lineRule="auto"/>
              <w:jc w:val="right"/>
            </w:pPr>
            <w:r>
              <w:t>29.05</w:t>
            </w:r>
          </w:p>
        </w:tc>
        <w:tc>
          <w:tcPr>
            <w:tcW w:w="0" w:type="auto"/>
          </w:tcPr>
          <w:p w14:paraId="5062BD2F" w14:textId="77777777" w:rsidR="00FB7F2F" w:rsidRDefault="00433F39" w:rsidP="007745E4">
            <w:pPr>
              <w:pStyle w:val="Compact"/>
              <w:spacing w:line="240" w:lineRule="auto"/>
              <w:jc w:val="right"/>
            </w:pPr>
            <w:r>
              <w:t>37.841</w:t>
            </w:r>
          </w:p>
        </w:tc>
      </w:tr>
      <w:tr w:rsidR="00FB7F2F" w14:paraId="386498E3" w14:textId="77777777" w:rsidTr="007745E4">
        <w:tc>
          <w:tcPr>
            <w:tcW w:w="0" w:type="auto"/>
          </w:tcPr>
          <w:p w14:paraId="696E3167" w14:textId="77777777" w:rsidR="00FB7F2F" w:rsidRDefault="00433F39" w:rsidP="007745E4">
            <w:pPr>
              <w:pStyle w:val="Compact"/>
              <w:spacing w:line="240" w:lineRule="auto"/>
            </w:pPr>
            <w:r>
              <w:t>Rhaphiolepis indica</w:t>
            </w:r>
          </w:p>
        </w:tc>
        <w:tc>
          <w:tcPr>
            <w:tcW w:w="0" w:type="auto"/>
          </w:tcPr>
          <w:p w14:paraId="436A3E1E" w14:textId="77777777" w:rsidR="00FB7F2F" w:rsidRDefault="00433F39" w:rsidP="007745E4">
            <w:pPr>
              <w:pStyle w:val="Compact"/>
              <w:spacing w:line="240" w:lineRule="auto"/>
            </w:pPr>
            <w:r>
              <w:t>0–4</w:t>
            </w:r>
          </w:p>
        </w:tc>
        <w:tc>
          <w:tcPr>
            <w:tcW w:w="0" w:type="auto"/>
          </w:tcPr>
          <w:p w14:paraId="5DDDEED8" w14:textId="77777777" w:rsidR="00FB7F2F" w:rsidRDefault="00433F39" w:rsidP="007745E4">
            <w:pPr>
              <w:pStyle w:val="Compact"/>
              <w:spacing w:line="240" w:lineRule="auto"/>
              <w:jc w:val="right"/>
            </w:pPr>
            <w:r>
              <w:t>4</w:t>
            </w:r>
          </w:p>
        </w:tc>
        <w:tc>
          <w:tcPr>
            <w:tcW w:w="0" w:type="auto"/>
          </w:tcPr>
          <w:p w14:paraId="2620CE87" w14:textId="77777777" w:rsidR="00FB7F2F" w:rsidRDefault="00433F39" w:rsidP="007745E4">
            <w:pPr>
              <w:pStyle w:val="Compact"/>
              <w:spacing w:line="240" w:lineRule="auto"/>
              <w:jc w:val="right"/>
            </w:pPr>
            <w:r>
              <w:t>0.20</w:t>
            </w:r>
          </w:p>
        </w:tc>
        <w:tc>
          <w:tcPr>
            <w:tcW w:w="0" w:type="auto"/>
          </w:tcPr>
          <w:p w14:paraId="539FE6C3" w14:textId="77777777" w:rsidR="00FB7F2F" w:rsidRDefault="00433F39" w:rsidP="007745E4">
            <w:pPr>
              <w:pStyle w:val="Compact"/>
              <w:spacing w:line="240" w:lineRule="auto"/>
              <w:jc w:val="right"/>
            </w:pPr>
            <w:r>
              <w:t>0.894</w:t>
            </w:r>
          </w:p>
        </w:tc>
      </w:tr>
      <w:tr w:rsidR="00FB7F2F" w14:paraId="122C092D" w14:textId="77777777" w:rsidTr="00D62981">
        <w:trPr>
          <w:cnfStyle w:val="000000100000" w:firstRow="0" w:lastRow="0" w:firstColumn="0" w:lastColumn="0" w:oddVBand="0" w:evenVBand="0" w:oddHBand="1" w:evenHBand="0" w:firstRowFirstColumn="0" w:firstRowLastColumn="0" w:lastRowFirstColumn="0" w:lastRowLastColumn="0"/>
        </w:trPr>
        <w:tc>
          <w:tcPr>
            <w:tcW w:w="0" w:type="auto"/>
            <w:shd w:val="clear" w:color="auto" w:fill="FFC000" w:themeFill="accent4"/>
          </w:tcPr>
          <w:p w14:paraId="064A1256" w14:textId="77777777" w:rsidR="00FB7F2F" w:rsidRPr="002970C0" w:rsidRDefault="00433F39" w:rsidP="007745E4">
            <w:pPr>
              <w:pStyle w:val="Compact"/>
              <w:spacing w:line="240" w:lineRule="auto"/>
            </w:pPr>
            <w:r w:rsidRPr="002970C0">
              <w:t>Rhododendron sp.</w:t>
            </w:r>
          </w:p>
        </w:tc>
        <w:tc>
          <w:tcPr>
            <w:tcW w:w="0" w:type="auto"/>
            <w:shd w:val="clear" w:color="auto" w:fill="FFC000" w:themeFill="accent4"/>
          </w:tcPr>
          <w:p w14:paraId="62AE26DC" w14:textId="77777777" w:rsidR="00FB7F2F" w:rsidRPr="002970C0" w:rsidRDefault="00433F39" w:rsidP="007745E4">
            <w:pPr>
              <w:pStyle w:val="Compact"/>
              <w:spacing w:line="240" w:lineRule="auto"/>
            </w:pPr>
            <w:r w:rsidRPr="002970C0">
              <w:t>4–76</w:t>
            </w:r>
          </w:p>
        </w:tc>
        <w:tc>
          <w:tcPr>
            <w:tcW w:w="0" w:type="auto"/>
            <w:shd w:val="clear" w:color="auto" w:fill="FFC000" w:themeFill="accent4"/>
          </w:tcPr>
          <w:p w14:paraId="4E15B9E9" w14:textId="77777777" w:rsidR="00FB7F2F" w:rsidRPr="002970C0" w:rsidRDefault="00433F39" w:rsidP="007745E4">
            <w:pPr>
              <w:pStyle w:val="Compact"/>
              <w:spacing w:line="240" w:lineRule="auto"/>
              <w:jc w:val="right"/>
            </w:pPr>
            <w:r w:rsidRPr="002970C0">
              <w:t>612</w:t>
            </w:r>
          </w:p>
        </w:tc>
        <w:tc>
          <w:tcPr>
            <w:tcW w:w="0" w:type="auto"/>
            <w:shd w:val="clear" w:color="auto" w:fill="FFC000" w:themeFill="accent4"/>
          </w:tcPr>
          <w:p w14:paraId="328A0061" w14:textId="77777777" w:rsidR="00FB7F2F" w:rsidRPr="002970C0" w:rsidRDefault="00433F39" w:rsidP="007745E4">
            <w:pPr>
              <w:pStyle w:val="Compact"/>
              <w:spacing w:line="240" w:lineRule="auto"/>
              <w:jc w:val="right"/>
            </w:pPr>
            <w:r w:rsidRPr="002970C0">
              <w:t>30.60</w:t>
            </w:r>
          </w:p>
        </w:tc>
        <w:tc>
          <w:tcPr>
            <w:tcW w:w="0" w:type="auto"/>
            <w:shd w:val="clear" w:color="auto" w:fill="FFC000" w:themeFill="accent4"/>
          </w:tcPr>
          <w:p w14:paraId="733D4FD1" w14:textId="77777777" w:rsidR="00FB7F2F" w:rsidRPr="002970C0" w:rsidRDefault="00433F39" w:rsidP="007745E4">
            <w:pPr>
              <w:pStyle w:val="Compact"/>
              <w:spacing w:line="240" w:lineRule="auto"/>
              <w:jc w:val="right"/>
            </w:pPr>
            <w:commentRangeStart w:id="208"/>
            <w:commentRangeStart w:id="209"/>
            <w:r w:rsidRPr="002970C0">
              <w:t>21.507</w:t>
            </w:r>
            <w:commentRangeEnd w:id="208"/>
            <w:r w:rsidR="002970C0">
              <w:rPr>
                <w:rStyle w:val="CommentReference"/>
              </w:rPr>
              <w:commentReference w:id="208"/>
            </w:r>
            <w:commentRangeEnd w:id="209"/>
            <w:r w:rsidR="00046664">
              <w:rPr>
                <w:rStyle w:val="CommentReference"/>
              </w:rPr>
              <w:commentReference w:id="209"/>
            </w:r>
          </w:p>
        </w:tc>
      </w:tr>
      <w:tr w:rsidR="00FB7F2F" w14:paraId="6B3BE374" w14:textId="77777777" w:rsidTr="007745E4">
        <w:tc>
          <w:tcPr>
            <w:tcW w:w="0" w:type="auto"/>
          </w:tcPr>
          <w:p w14:paraId="3E68CDC0" w14:textId="77777777" w:rsidR="00FB7F2F" w:rsidRDefault="00433F39" w:rsidP="007745E4">
            <w:pPr>
              <w:pStyle w:val="Compact"/>
              <w:spacing w:line="240" w:lineRule="auto"/>
            </w:pPr>
            <w:r>
              <w:t>Rhus sp.</w:t>
            </w:r>
          </w:p>
        </w:tc>
        <w:tc>
          <w:tcPr>
            <w:tcW w:w="0" w:type="auto"/>
          </w:tcPr>
          <w:p w14:paraId="55AA26C0" w14:textId="77777777" w:rsidR="00FB7F2F" w:rsidRDefault="00433F39" w:rsidP="007745E4">
            <w:pPr>
              <w:pStyle w:val="Compact"/>
              <w:spacing w:line="240" w:lineRule="auto"/>
            </w:pPr>
            <w:r>
              <w:t>0–18</w:t>
            </w:r>
          </w:p>
        </w:tc>
        <w:tc>
          <w:tcPr>
            <w:tcW w:w="0" w:type="auto"/>
          </w:tcPr>
          <w:p w14:paraId="7B9D7215" w14:textId="77777777" w:rsidR="00FB7F2F" w:rsidRDefault="00433F39" w:rsidP="007745E4">
            <w:pPr>
              <w:pStyle w:val="Compact"/>
              <w:spacing w:line="240" w:lineRule="auto"/>
              <w:jc w:val="right"/>
            </w:pPr>
            <w:r>
              <w:t>25</w:t>
            </w:r>
          </w:p>
        </w:tc>
        <w:tc>
          <w:tcPr>
            <w:tcW w:w="0" w:type="auto"/>
          </w:tcPr>
          <w:p w14:paraId="622E83C4" w14:textId="77777777" w:rsidR="00FB7F2F" w:rsidRDefault="00433F39" w:rsidP="007745E4">
            <w:pPr>
              <w:pStyle w:val="Compact"/>
              <w:spacing w:line="240" w:lineRule="auto"/>
              <w:jc w:val="right"/>
            </w:pPr>
            <w:r>
              <w:t>1.25</w:t>
            </w:r>
          </w:p>
        </w:tc>
        <w:tc>
          <w:tcPr>
            <w:tcW w:w="0" w:type="auto"/>
          </w:tcPr>
          <w:p w14:paraId="2D81E506" w14:textId="77777777" w:rsidR="00FB7F2F" w:rsidRDefault="00433F39" w:rsidP="007745E4">
            <w:pPr>
              <w:pStyle w:val="Compact"/>
              <w:spacing w:line="240" w:lineRule="auto"/>
              <w:jc w:val="right"/>
            </w:pPr>
            <w:r>
              <w:t>4.115</w:t>
            </w:r>
          </w:p>
        </w:tc>
      </w:tr>
      <w:tr w:rsidR="00FB7F2F" w14:paraId="105BED5A" w14:textId="77777777" w:rsidTr="007745E4">
        <w:trPr>
          <w:cnfStyle w:val="000000100000" w:firstRow="0" w:lastRow="0" w:firstColumn="0" w:lastColumn="0" w:oddVBand="0" w:evenVBand="0" w:oddHBand="1" w:evenHBand="0" w:firstRowFirstColumn="0" w:firstRowLastColumn="0" w:lastRowFirstColumn="0" w:lastRowLastColumn="0"/>
        </w:trPr>
        <w:tc>
          <w:tcPr>
            <w:tcW w:w="0" w:type="auto"/>
          </w:tcPr>
          <w:p w14:paraId="7391D5E5" w14:textId="77777777" w:rsidR="00FB7F2F" w:rsidRDefault="00433F39" w:rsidP="007745E4">
            <w:pPr>
              <w:pStyle w:val="Compact"/>
              <w:spacing w:line="240" w:lineRule="auto"/>
            </w:pPr>
            <w:r>
              <w:t>Ribes sanguineum</w:t>
            </w:r>
          </w:p>
        </w:tc>
        <w:tc>
          <w:tcPr>
            <w:tcW w:w="0" w:type="auto"/>
          </w:tcPr>
          <w:p w14:paraId="3CC79CAA" w14:textId="77777777" w:rsidR="00FB7F2F" w:rsidRDefault="00433F39" w:rsidP="007745E4">
            <w:pPr>
              <w:pStyle w:val="Compact"/>
              <w:spacing w:line="240" w:lineRule="auto"/>
            </w:pPr>
            <w:r>
              <w:t>0–47</w:t>
            </w:r>
          </w:p>
        </w:tc>
        <w:tc>
          <w:tcPr>
            <w:tcW w:w="0" w:type="auto"/>
          </w:tcPr>
          <w:p w14:paraId="50D203F1" w14:textId="77777777" w:rsidR="00FB7F2F" w:rsidRDefault="00433F39" w:rsidP="007745E4">
            <w:pPr>
              <w:pStyle w:val="Compact"/>
              <w:spacing w:line="240" w:lineRule="auto"/>
              <w:jc w:val="right"/>
            </w:pPr>
            <w:r>
              <w:t>143</w:t>
            </w:r>
          </w:p>
        </w:tc>
        <w:tc>
          <w:tcPr>
            <w:tcW w:w="0" w:type="auto"/>
          </w:tcPr>
          <w:p w14:paraId="23EE1AC1" w14:textId="77777777" w:rsidR="00FB7F2F" w:rsidRDefault="00433F39" w:rsidP="007745E4">
            <w:pPr>
              <w:pStyle w:val="Compact"/>
              <w:spacing w:line="240" w:lineRule="auto"/>
              <w:jc w:val="right"/>
            </w:pPr>
            <w:r>
              <w:t>7.15</w:t>
            </w:r>
          </w:p>
        </w:tc>
        <w:tc>
          <w:tcPr>
            <w:tcW w:w="0" w:type="auto"/>
          </w:tcPr>
          <w:p w14:paraId="00852EAA" w14:textId="77777777" w:rsidR="00FB7F2F" w:rsidRDefault="00433F39" w:rsidP="007745E4">
            <w:pPr>
              <w:pStyle w:val="Compact"/>
              <w:spacing w:line="240" w:lineRule="auto"/>
              <w:jc w:val="right"/>
            </w:pPr>
            <w:r>
              <w:t>14.057</w:t>
            </w:r>
          </w:p>
        </w:tc>
      </w:tr>
      <w:tr w:rsidR="00FB7F2F" w14:paraId="641EA60A" w14:textId="77777777" w:rsidTr="007745E4">
        <w:tc>
          <w:tcPr>
            <w:tcW w:w="0" w:type="auto"/>
          </w:tcPr>
          <w:p w14:paraId="31AD5503" w14:textId="77777777" w:rsidR="00FB7F2F" w:rsidRDefault="00433F39" w:rsidP="007745E4">
            <w:pPr>
              <w:pStyle w:val="Compact"/>
              <w:spacing w:line="240" w:lineRule="auto"/>
            </w:pPr>
            <w:r>
              <w:t>Rosa sp.</w:t>
            </w:r>
          </w:p>
        </w:tc>
        <w:tc>
          <w:tcPr>
            <w:tcW w:w="0" w:type="auto"/>
          </w:tcPr>
          <w:p w14:paraId="61A325B9" w14:textId="77777777" w:rsidR="00FB7F2F" w:rsidRDefault="00433F39" w:rsidP="007745E4">
            <w:pPr>
              <w:pStyle w:val="Compact"/>
              <w:spacing w:line="240" w:lineRule="auto"/>
            </w:pPr>
            <w:r>
              <w:t>0–26</w:t>
            </w:r>
          </w:p>
        </w:tc>
        <w:tc>
          <w:tcPr>
            <w:tcW w:w="0" w:type="auto"/>
          </w:tcPr>
          <w:p w14:paraId="4AEB134B" w14:textId="77777777" w:rsidR="00FB7F2F" w:rsidRDefault="00433F39" w:rsidP="007745E4">
            <w:pPr>
              <w:pStyle w:val="Compact"/>
              <w:spacing w:line="240" w:lineRule="auto"/>
              <w:jc w:val="right"/>
            </w:pPr>
            <w:r>
              <w:t>46</w:t>
            </w:r>
          </w:p>
        </w:tc>
        <w:tc>
          <w:tcPr>
            <w:tcW w:w="0" w:type="auto"/>
          </w:tcPr>
          <w:p w14:paraId="375007C0" w14:textId="77777777" w:rsidR="00FB7F2F" w:rsidRDefault="00433F39" w:rsidP="007745E4">
            <w:pPr>
              <w:pStyle w:val="Compact"/>
              <w:spacing w:line="240" w:lineRule="auto"/>
              <w:jc w:val="right"/>
            </w:pPr>
            <w:r>
              <w:t>2.30</w:t>
            </w:r>
          </w:p>
        </w:tc>
        <w:tc>
          <w:tcPr>
            <w:tcW w:w="0" w:type="auto"/>
          </w:tcPr>
          <w:p w14:paraId="144632FC" w14:textId="77777777" w:rsidR="00FB7F2F" w:rsidRDefault="00433F39" w:rsidP="007745E4">
            <w:pPr>
              <w:pStyle w:val="Compact"/>
              <w:spacing w:line="240" w:lineRule="auto"/>
              <w:jc w:val="right"/>
            </w:pPr>
            <w:r>
              <w:t>6.760</w:t>
            </w:r>
          </w:p>
        </w:tc>
      </w:tr>
      <w:tr w:rsidR="00FB7F2F" w14:paraId="7C31EC2D" w14:textId="77777777" w:rsidTr="007745E4">
        <w:trPr>
          <w:cnfStyle w:val="000000100000" w:firstRow="0" w:lastRow="0" w:firstColumn="0" w:lastColumn="0" w:oddVBand="0" w:evenVBand="0" w:oddHBand="1" w:evenHBand="0" w:firstRowFirstColumn="0" w:firstRowLastColumn="0" w:lastRowFirstColumn="0" w:lastRowLastColumn="0"/>
        </w:trPr>
        <w:tc>
          <w:tcPr>
            <w:tcW w:w="0" w:type="auto"/>
          </w:tcPr>
          <w:p w14:paraId="06D4CC31" w14:textId="77777777" w:rsidR="00FB7F2F" w:rsidRDefault="00433F39" w:rsidP="007745E4">
            <w:pPr>
              <w:pStyle w:val="Compact"/>
              <w:spacing w:line="240" w:lineRule="auto"/>
            </w:pPr>
            <w:r>
              <w:t>Rosmarinus officinalis</w:t>
            </w:r>
          </w:p>
        </w:tc>
        <w:tc>
          <w:tcPr>
            <w:tcW w:w="0" w:type="auto"/>
          </w:tcPr>
          <w:p w14:paraId="2CAA1F43" w14:textId="77777777" w:rsidR="00FB7F2F" w:rsidRDefault="00433F39" w:rsidP="007745E4">
            <w:pPr>
              <w:pStyle w:val="Compact"/>
              <w:spacing w:line="240" w:lineRule="auto"/>
            </w:pPr>
            <w:r>
              <w:t>0–1</w:t>
            </w:r>
          </w:p>
        </w:tc>
        <w:tc>
          <w:tcPr>
            <w:tcW w:w="0" w:type="auto"/>
          </w:tcPr>
          <w:p w14:paraId="157E0E4E" w14:textId="77777777" w:rsidR="00FB7F2F" w:rsidRDefault="00433F39" w:rsidP="007745E4">
            <w:pPr>
              <w:pStyle w:val="Compact"/>
              <w:spacing w:line="240" w:lineRule="auto"/>
              <w:jc w:val="right"/>
            </w:pPr>
            <w:r>
              <w:t>1</w:t>
            </w:r>
          </w:p>
        </w:tc>
        <w:tc>
          <w:tcPr>
            <w:tcW w:w="0" w:type="auto"/>
          </w:tcPr>
          <w:p w14:paraId="1FF78C52" w14:textId="77777777" w:rsidR="00FB7F2F" w:rsidRDefault="00433F39" w:rsidP="007745E4">
            <w:pPr>
              <w:pStyle w:val="Compact"/>
              <w:spacing w:line="240" w:lineRule="auto"/>
              <w:jc w:val="right"/>
            </w:pPr>
            <w:r>
              <w:t>0.05</w:t>
            </w:r>
          </w:p>
        </w:tc>
        <w:tc>
          <w:tcPr>
            <w:tcW w:w="0" w:type="auto"/>
          </w:tcPr>
          <w:p w14:paraId="76CEF24A" w14:textId="77777777" w:rsidR="00FB7F2F" w:rsidRDefault="00433F39" w:rsidP="007745E4">
            <w:pPr>
              <w:pStyle w:val="Compact"/>
              <w:spacing w:line="240" w:lineRule="auto"/>
              <w:jc w:val="right"/>
            </w:pPr>
            <w:r>
              <w:t>0.224</w:t>
            </w:r>
          </w:p>
        </w:tc>
      </w:tr>
      <w:tr w:rsidR="00FB7F2F" w14:paraId="69086FAB" w14:textId="77777777" w:rsidTr="007745E4">
        <w:tc>
          <w:tcPr>
            <w:tcW w:w="0" w:type="auto"/>
          </w:tcPr>
          <w:p w14:paraId="223E7EC0" w14:textId="77777777" w:rsidR="00FB7F2F" w:rsidRDefault="00433F39" w:rsidP="007745E4">
            <w:pPr>
              <w:pStyle w:val="Compact"/>
              <w:spacing w:line="240" w:lineRule="auto"/>
            </w:pPr>
            <w:r>
              <w:t>Rubus bifrons</w:t>
            </w:r>
          </w:p>
        </w:tc>
        <w:tc>
          <w:tcPr>
            <w:tcW w:w="0" w:type="auto"/>
          </w:tcPr>
          <w:p w14:paraId="52913DBA" w14:textId="77777777" w:rsidR="00FB7F2F" w:rsidRDefault="00433F39" w:rsidP="007745E4">
            <w:pPr>
              <w:pStyle w:val="Compact"/>
              <w:spacing w:line="240" w:lineRule="auto"/>
            </w:pPr>
            <w:r>
              <w:t>0–35</w:t>
            </w:r>
          </w:p>
        </w:tc>
        <w:tc>
          <w:tcPr>
            <w:tcW w:w="0" w:type="auto"/>
          </w:tcPr>
          <w:p w14:paraId="28F9E855" w14:textId="77777777" w:rsidR="00FB7F2F" w:rsidRDefault="00433F39" w:rsidP="007745E4">
            <w:pPr>
              <w:pStyle w:val="Compact"/>
              <w:spacing w:line="240" w:lineRule="auto"/>
              <w:jc w:val="right"/>
            </w:pPr>
            <w:r>
              <w:t>119</w:t>
            </w:r>
          </w:p>
        </w:tc>
        <w:tc>
          <w:tcPr>
            <w:tcW w:w="0" w:type="auto"/>
          </w:tcPr>
          <w:p w14:paraId="1652BD9A" w14:textId="77777777" w:rsidR="00FB7F2F" w:rsidRDefault="00433F39" w:rsidP="007745E4">
            <w:pPr>
              <w:pStyle w:val="Compact"/>
              <w:spacing w:line="240" w:lineRule="auto"/>
              <w:jc w:val="right"/>
            </w:pPr>
            <w:r>
              <w:t>5.95</w:t>
            </w:r>
          </w:p>
        </w:tc>
        <w:tc>
          <w:tcPr>
            <w:tcW w:w="0" w:type="auto"/>
          </w:tcPr>
          <w:p w14:paraId="7F4083AD" w14:textId="77777777" w:rsidR="00FB7F2F" w:rsidRDefault="00433F39" w:rsidP="007745E4">
            <w:pPr>
              <w:pStyle w:val="Compact"/>
              <w:spacing w:line="240" w:lineRule="auto"/>
              <w:jc w:val="right"/>
            </w:pPr>
            <w:r>
              <w:t>10.655</w:t>
            </w:r>
          </w:p>
        </w:tc>
      </w:tr>
      <w:tr w:rsidR="00FB7F2F" w14:paraId="520D9669" w14:textId="77777777" w:rsidTr="007745E4">
        <w:trPr>
          <w:cnfStyle w:val="000000100000" w:firstRow="0" w:lastRow="0" w:firstColumn="0" w:lastColumn="0" w:oddVBand="0" w:evenVBand="0" w:oddHBand="1" w:evenHBand="0" w:firstRowFirstColumn="0" w:firstRowLastColumn="0" w:lastRowFirstColumn="0" w:lastRowLastColumn="0"/>
        </w:trPr>
        <w:tc>
          <w:tcPr>
            <w:tcW w:w="0" w:type="auto"/>
          </w:tcPr>
          <w:p w14:paraId="03B0DBA6" w14:textId="77777777" w:rsidR="00FB7F2F" w:rsidRDefault="00433F39" w:rsidP="007745E4">
            <w:pPr>
              <w:pStyle w:val="Compact"/>
              <w:spacing w:line="240" w:lineRule="auto"/>
            </w:pPr>
            <w:r>
              <w:t>Rubus laciniatus</w:t>
            </w:r>
          </w:p>
        </w:tc>
        <w:tc>
          <w:tcPr>
            <w:tcW w:w="0" w:type="auto"/>
          </w:tcPr>
          <w:p w14:paraId="32E731B1" w14:textId="77777777" w:rsidR="00FB7F2F" w:rsidRDefault="00433F39" w:rsidP="007745E4">
            <w:pPr>
              <w:pStyle w:val="Compact"/>
              <w:spacing w:line="240" w:lineRule="auto"/>
            </w:pPr>
            <w:r>
              <w:t>0–25</w:t>
            </w:r>
          </w:p>
        </w:tc>
        <w:tc>
          <w:tcPr>
            <w:tcW w:w="0" w:type="auto"/>
          </w:tcPr>
          <w:p w14:paraId="6A6A2A97" w14:textId="77777777" w:rsidR="00FB7F2F" w:rsidRDefault="00433F39" w:rsidP="007745E4">
            <w:pPr>
              <w:pStyle w:val="Compact"/>
              <w:spacing w:line="240" w:lineRule="auto"/>
              <w:jc w:val="right"/>
            </w:pPr>
            <w:r>
              <w:t>25</w:t>
            </w:r>
          </w:p>
        </w:tc>
        <w:tc>
          <w:tcPr>
            <w:tcW w:w="0" w:type="auto"/>
          </w:tcPr>
          <w:p w14:paraId="05F0D427" w14:textId="77777777" w:rsidR="00FB7F2F" w:rsidRDefault="00433F39" w:rsidP="007745E4">
            <w:pPr>
              <w:pStyle w:val="Compact"/>
              <w:spacing w:line="240" w:lineRule="auto"/>
              <w:jc w:val="right"/>
            </w:pPr>
            <w:r>
              <w:t>1.25</w:t>
            </w:r>
          </w:p>
        </w:tc>
        <w:tc>
          <w:tcPr>
            <w:tcW w:w="0" w:type="auto"/>
          </w:tcPr>
          <w:p w14:paraId="030781DC" w14:textId="77777777" w:rsidR="00FB7F2F" w:rsidRDefault="00433F39" w:rsidP="007745E4">
            <w:pPr>
              <w:pStyle w:val="Compact"/>
              <w:spacing w:line="240" w:lineRule="auto"/>
              <w:jc w:val="right"/>
            </w:pPr>
            <w:r>
              <w:t>5.590</w:t>
            </w:r>
          </w:p>
        </w:tc>
      </w:tr>
      <w:tr w:rsidR="00FB7F2F" w14:paraId="314D2DA7" w14:textId="77777777" w:rsidTr="007745E4">
        <w:tc>
          <w:tcPr>
            <w:tcW w:w="0" w:type="auto"/>
          </w:tcPr>
          <w:p w14:paraId="6E500A8B" w14:textId="77777777" w:rsidR="00FB7F2F" w:rsidRDefault="00433F39" w:rsidP="007745E4">
            <w:pPr>
              <w:pStyle w:val="Compact"/>
              <w:spacing w:line="240" w:lineRule="auto"/>
            </w:pPr>
            <w:r>
              <w:t>Rubus spectabilis</w:t>
            </w:r>
          </w:p>
        </w:tc>
        <w:tc>
          <w:tcPr>
            <w:tcW w:w="0" w:type="auto"/>
          </w:tcPr>
          <w:p w14:paraId="0FB16385" w14:textId="77777777" w:rsidR="00FB7F2F" w:rsidRDefault="00433F39" w:rsidP="007745E4">
            <w:pPr>
              <w:pStyle w:val="Compact"/>
              <w:spacing w:line="240" w:lineRule="auto"/>
            </w:pPr>
            <w:r>
              <w:t>0–25</w:t>
            </w:r>
          </w:p>
        </w:tc>
        <w:tc>
          <w:tcPr>
            <w:tcW w:w="0" w:type="auto"/>
          </w:tcPr>
          <w:p w14:paraId="2343A3E2" w14:textId="77777777" w:rsidR="00FB7F2F" w:rsidRDefault="00433F39" w:rsidP="007745E4">
            <w:pPr>
              <w:pStyle w:val="Compact"/>
              <w:spacing w:line="240" w:lineRule="auto"/>
              <w:jc w:val="right"/>
            </w:pPr>
            <w:r>
              <w:t>48</w:t>
            </w:r>
          </w:p>
        </w:tc>
        <w:tc>
          <w:tcPr>
            <w:tcW w:w="0" w:type="auto"/>
          </w:tcPr>
          <w:p w14:paraId="74F2E246" w14:textId="77777777" w:rsidR="00FB7F2F" w:rsidRDefault="00433F39" w:rsidP="007745E4">
            <w:pPr>
              <w:pStyle w:val="Compact"/>
              <w:spacing w:line="240" w:lineRule="auto"/>
              <w:jc w:val="right"/>
            </w:pPr>
            <w:r>
              <w:t>2.40</w:t>
            </w:r>
          </w:p>
        </w:tc>
        <w:tc>
          <w:tcPr>
            <w:tcW w:w="0" w:type="auto"/>
          </w:tcPr>
          <w:p w14:paraId="24DF9B15" w14:textId="77777777" w:rsidR="00FB7F2F" w:rsidRDefault="00433F39" w:rsidP="007745E4">
            <w:pPr>
              <w:pStyle w:val="Compact"/>
              <w:spacing w:line="240" w:lineRule="auto"/>
              <w:jc w:val="right"/>
            </w:pPr>
            <w:r>
              <w:t>6.954</w:t>
            </w:r>
          </w:p>
        </w:tc>
      </w:tr>
      <w:tr w:rsidR="00FB7F2F" w14:paraId="1E44BE98" w14:textId="77777777" w:rsidTr="007745E4">
        <w:trPr>
          <w:cnfStyle w:val="000000100000" w:firstRow="0" w:lastRow="0" w:firstColumn="0" w:lastColumn="0" w:oddVBand="0" w:evenVBand="0" w:oddHBand="1" w:evenHBand="0" w:firstRowFirstColumn="0" w:firstRowLastColumn="0" w:lastRowFirstColumn="0" w:lastRowLastColumn="0"/>
        </w:trPr>
        <w:tc>
          <w:tcPr>
            <w:tcW w:w="0" w:type="auto"/>
          </w:tcPr>
          <w:p w14:paraId="78DD1BE8" w14:textId="77777777" w:rsidR="00FB7F2F" w:rsidRDefault="00433F39" w:rsidP="007745E4">
            <w:pPr>
              <w:pStyle w:val="Compact"/>
              <w:spacing w:line="240" w:lineRule="auto"/>
            </w:pPr>
            <w:r>
              <w:t>Sambucus sp.</w:t>
            </w:r>
          </w:p>
        </w:tc>
        <w:tc>
          <w:tcPr>
            <w:tcW w:w="0" w:type="auto"/>
          </w:tcPr>
          <w:p w14:paraId="558494FB" w14:textId="77777777" w:rsidR="00FB7F2F" w:rsidRDefault="00433F39" w:rsidP="007745E4">
            <w:pPr>
              <w:pStyle w:val="Compact"/>
              <w:spacing w:line="240" w:lineRule="auto"/>
            </w:pPr>
            <w:r>
              <w:t>0–3</w:t>
            </w:r>
          </w:p>
        </w:tc>
        <w:tc>
          <w:tcPr>
            <w:tcW w:w="0" w:type="auto"/>
          </w:tcPr>
          <w:p w14:paraId="5A544B35" w14:textId="77777777" w:rsidR="00FB7F2F" w:rsidRDefault="00433F39" w:rsidP="007745E4">
            <w:pPr>
              <w:pStyle w:val="Compact"/>
              <w:spacing w:line="240" w:lineRule="auto"/>
              <w:jc w:val="right"/>
            </w:pPr>
            <w:r>
              <w:t>3</w:t>
            </w:r>
          </w:p>
        </w:tc>
        <w:tc>
          <w:tcPr>
            <w:tcW w:w="0" w:type="auto"/>
          </w:tcPr>
          <w:p w14:paraId="6ED60AEA" w14:textId="77777777" w:rsidR="00FB7F2F" w:rsidRDefault="00433F39" w:rsidP="007745E4">
            <w:pPr>
              <w:pStyle w:val="Compact"/>
              <w:spacing w:line="240" w:lineRule="auto"/>
              <w:jc w:val="right"/>
            </w:pPr>
            <w:r>
              <w:t>0.15</w:t>
            </w:r>
          </w:p>
        </w:tc>
        <w:tc>
          <w:tcPr>
            <w:tcW w:w="0" w:type="auto"/>
          </w:tcPr>
          <w:p w14:paraId="246DAAF8" w14:textId="77777777" w:rsidR="00FB7F2F" w:rsidRDefault="00433F39" w:rsidP="007745E4">
            <w:pPr>
              <w:pStyle w:val="Compact"/>
              <w:spacing w:line="240" w:lineRule="auto"/>
              <w:jc w:val="right"/>
            </w:pPr>
            <w:r>
              <w:t>0.671</w:t>
            </w:r>
          </w:p>
        </w:tc>
      </w:tr>
      <w:tr w:rsidR="00FB7F2F" w14:paraId="2E4DC9AA" w14:textId="77777777" w:rsidTr="007745E4">
        <w:tc>
          <w:tcPr>
            <w:tcW w:w="0" w:type="auto"/>
          </w:tcPr>
          <w:p w14:paraId="4E50802B" w14:textId="77777777" w:rsidR="00FB7F2F" w:rsidRDefault="00433F39" w:rsidP="007745E4">
            <w:pPr>
              <w:pStyle w:val="Compact"/>
              <w:spacing w:line="240" w:lineRule="auto"/>
            </w:pPr>
            <w:r>
              <w:t>Sarcococca confusa</w:t>
            </w:r>
          </w:p>
        </w:tc>
        <w:tc>
          <w:tcPr>
            <w:tcW w:w="0" w:type="auto"/>
          </w:tcPr>
          <w:p w14:paraId="0151DF3F" w14:textId="77777777" w:rsidR="00FB7F2F" w:rsidRDefault="00433F39" w:rsidP="007745E4">
            <w:pPr>
              <w:pStyle w:val="Compact"/>
              <w:spacing w:line="240" w:lineRule="auto"/>
            </w:pPr>
            <w:r>
              <w:t>0–51</w:t>
            </w:r>
          </w:p>
        </w:tc>
        <w:tc>
          <w:tcPr>
            <w:tcW w:w="0" w:type="auto"/>
          </w:tcPr>
          <w:p w14:paraId="3CEE1D66" w14:textId="77777777" w:rsidR="00FB7F2F" w:rsidRDefault="00433F39" w:rsidP="007745E4">
            <w:pPr>
              <w:pStyle w:val="Compact"/>
              <w:spacing w:line="240" w:lineRule="auto"/>
              <w:jc w:val="right"/>
            </w:pPr>
            <w:r>
              <w:t>69</w:t>
            </w:r>
          </w:p>
        </w:tc>
        <w:tc>
          <w:tcPr>
            <w:tcW w:w="0" w:type="auto"/>
          </w:tcPr>
          <w:p w14:paraId="15EA9DA9" w14:textId="77777777" w:rsidR="00FB7F2F" w:rsidRDefault="00433F39" w:rsidP="007745E4">
            <w:pPr>
              <w:pStyle w:val="Compact"/>
              <w:spacing w:line="240" w:lineRule="auto"/>
              <w:jc w:val="right"/>
            </w:pPr>
            <w:r>
              <w:t>3.45</w:t>
            </w:r>
          </w:p>
        </w:tc>
        <w:tc>
          <w:tcPr>
            <w:tcW w:w="0" w:type="auto"/>
          </w:tcPr>
          <w:p w14:paraId="64AF25E6" w14:textId="77777777" w:rsidR="00FB7F2F" w:rsidRDefault="00433F39" w:rsidP="007745E4">
            <w:pPr>
              <w:pStyle w:val="Compact"/>
              <w:spacing w:line="240" w:lineRule="auto"/>
              <w:jc w:val="right"/>
            </w:pPr>
            <w:r>
              <w:t>11.528</w:t>
            </w:r>
          </w:p>
        </w:tc>
      </w:tr>
      <w:tr w:rsidR="00FB7F2F" w14:paraId="034B8380" w14:textId="77777777" w:rsidTr="007745E4">
        <w:trPr>
          <w:cnfStyle w:val="000000100000" w:firstRow="0" w:lastRow="0" w:firstColumn="0" w:lastColumn="0" w:oddVBand="0" w:evenVBand="0" w:oddHBand="1" w:evenHBand="0" w:firstRowFirstColumn="0" w:firstRowLastColumn="0" w:lastRowFirstColumn="0" w:lastRowLastColumn="0"/>
        </w:trPr>
        <w:tc>
          <w:tcPr>
            <w:tcW w:w="0" w:type="auto"/>
          </w:tcPr>
          <w:p w14:paraId="793E41D1" w14:textId="77777777" w:rsidR="00FB7F2F" w:rsidRDefault="00433F39" w:rsidP="007745E4">
            <w:pPr>
              <w:pStyle w:val="Compact"/>
              <w:spacing w:line="240" w:lineRule="auto"/>
            </w:pPr>
            <w:r>
              <w:t>Spiraea japonica gp.</w:t>
            </w:r>
          </w:p>
        </w:tc>
        <w:tc>
          <w:tcPr>
            <w:tcW w:w="0" w:type="auto"/>
          </w:tcPr>
          <w:p w14:paraId="646FDE91" w14:textId="77777777" w:rsidR="00FB7F2F" w:rsidRDefault="00433F39" w:rsidP="007745E4">
            <w:pPr>
              <w:pStyle w:val="Compact"/>
              <w:spacing w:line="240" w:lineRule="auto"/>
            </w:pPr>
            <w:r>
              <w:t>0–51</w:t>
            </w:r>
          </w:p>
        </w:tc>
        <w:tc>
          <w:tcPr>
            <w:tcW w:w="0" w:type="auto"/>
          </w:tcPr>
          <w:p w14:paraId="32BA5364" w14:textId="77777777" w:rsidR="00FB7F2F" w:rsidRDefault="00433F39" w:rsidP="007745E4">
            <w:pPr>
              <w:pStyle w:val="Compact"/>
              <w:spacing w:line="240" w:lineRule="auto"/>
              <w:jc w:val="right"/>
            </w:pPr>
            <w:r>
              <w:t>57</w:t>
            </w:r>
          </w:p>
        </w:tc>
        <w:tc>
          <w:tcPr>
            <w:tcW w:w="0" w:type="auto"/>
          </w:tcPr>
          <w:p w14:paraId="311E00B1" w14:textId="77777777" w:rsidR="00FB7F2F" w:rsidRDefault="00433F39" w:rsidP="007745E4">
            <w:pPr>
              <w:pStyle w:val="Compact"/>
              <w:spacing w:line="240" w:lineRule="auto"/>
              <w:jc w:val="right"/>
            </w:pPr>
            <w:r>
              <w:t>2.85</w:t>
            </w:r>
          </w:p>
        </w:tc>
        <w:tc>
          <w:tcPr>
            <w:tcW w:w="0" w:type="auto"/>
          </w:tcPr>
          <w:p w14:paraId="670D4636" w14:textId="77777777" w:rsidR="00FB7F2F" w:rsidRDefault="00433F39" w:rsidP="007745E4">
            <w:pPr>
              <w:pStyle w:val="Compact"/>
              <w:spacing w:line="240" w:lineRule="auto"/>
              <w:jc w:val="right"/>
            </w:pPr>
            <w:r>
              <w:t>11.412</w:t>
            </w:r>
          </w:p>
        </w:tc>
      </w:tr>
      <w:tr w:rsidR="00FB7F2F" w14:paraId="4926AA59" w14:textId="77777777" w:rsidTr="007745E4">
        <w:tc>
          <w:tcPr>
            <w:tcW w:w="0" w:type="auto"/>
          </w:tcPr>
          <w:p w14:paraId="03007EF9" w14:textId="77777777" w:rsidR="00FB7F2F" w:rsidRDefault="00433F39" w:rsidP="007745E4">
            <w:pPr>
              <w:pStyle w:val="Compact"/>
              <w:spacing w:line="240" w:lineRule="auto"/>
            </w:pPr>
            <w:r>
              <w:t>Spiraea nipponica</w:t>
            </w:r>
          </w:p>
        </w:tc>
        <w:tc>
          <w:tcPr>
            <w:tcW w:w="0" w:type="auto"/>
          </w:tcPr>
          <w:p w14:paraId="4513D626" w14:textId="77777777" w:rsidR="00FB7F2F" w:rsidRDefault="00433F39" w:rsidP="007745E4">
            <w:pPr>
              <w:pStyle w:val="Compact"/>
              <w:spacing w:line="240" w:lineRule="auto"/>
            </w:pPr>
            <w:r>
              <w:t>0–52</w:t>
            </w:r>
          </w:p>
        </w:tc>
        <w:tc>
          <w:tcPr>
            <w:tcW w:w="0" w:type="auto"/>
          </w:tcPr>
          <w:p w14:paraId="250B496B" w14:textId="77777777" w:rsidR="00FB7F2F" w:rsidRDefault="00433F39" w:rsidP="007745E4">
            <w:pPr>
              <w:pStyle w:val="Compact"/>
              <w:spacing w:line="240" w:lineRule="auto"/>
              <w:jc w:val="right"/>
            </w:pPr>
            <w:r>
              <w:t>59</w:t>
            </w:r>
          </w:p>
        </w:tc>
        <w:tc>
          <w:tcPr>
            <w:tcW w:w="0" w:type="auto"/>
          </w:tcPr>
          <w:p w14:paraId="3D0C42FF" w14:textId="77777777" w:rsidR="00FB7F2F" w:rsidRDefault="00433F39" w:rsidP="007745E4">
            <w:pPr>
              <w:pStyle w:val="Compact"/>
              <w:spacing w:line="240" w:lineRule="auto"/>
              <w:jc w:val="right"/>
            </w:pPr>
            <w:r>
              <w:t>2.95</w:t>
            </w:r>
          </w:p>
        </w:tc>
        <w:tc>
          <w:tcPr>
            <w:tcW w:w="0" w:type="auto"/>
          </w:tcPr>
          <w:p w14:paraId="1A730229" w14:textId="77777777" w:rsidR="00FB7F2F" w:rsidRDefault="00433F39" w:rsidP="007745E4">
            <w:pPr>
              <w:pStyle w:val="Compact"/>
              <w:spacing w:line="240" w:lineRule="auto"/>
              <w:jc w:val="right"/>
            </w:pPr>
            <w:r>
              <w:t>11.651</w:t>
            </w:r>
          </w:p>
        </w:tc>
      </w:tr>
      <w:tr w:rsidR="00FB7F2F" w14:paraId="441C0527" w14:textId="77777777" w:rsidTr="007745E4">
        <w:trPr>
          <w:cnfStyle w:val="000000100000" w:firstRow="0" w:lastRow="0" w:firstColumn="0" w:lastColumn="0" w:oddVBand="0" w:evenVBand="0" w:oddHBand="1" w:evenHBand="0" w:firstRowFirstColumn="0" w:firstRowLastColumn="0" w:lastRowFirstColumn="0" w:lastRowLastColumn="0"/>
        </w:trPr>
        <w:tc>
          <w:tcPr>
            <w:tcW w:w="0" w:type="auto"/>
          </w:tcPr>
          <w:p w14:paraId="6B61EECC" w14:textId="77777777" w:rsidR="00FB7F2F" w:rsidRDefault="00433F39" w:rsidP="007745E4">
            <w:pPr>
              <w:pStyle w:val="Compact"/>
              <w:spacing w:line="240" w:lineRule="auto"/>
            </w:pPr>
            <w:r>
              <w:t>Styrax japonicus</w:t>
            </w:r>
          </w:p>
        </w:tc>
        <w:tc>
          <w:tcPr>
            <w:tcW w:w="0" w:type="auto"/>
          </w:tcPr>
          <w:p w14:paraId="2712F97A" w14:textId="77777777" w:rsidR="00FB7F2F" w:rsidRDefault="00433F39" w:rsidP="007745E4">
            <w:pPr>
              <w:pStyle w:val="Compact"/>
              <w:spacing w:line="240" w:lineRule="auto"/>
            </w:pPr>
            <w:r>
              <w:t>0–5</w:t>
            </w:r>
          </w:p>
        </w:tc>
        <w:tc>
          <w:tcPr>
            <w:tcW w:w="0" w:type="auto"/>
          </w:tcPr>
          <w:p w14:paraId="1DF9906B" w14:textId="77777777" w:rsidR="00FB7F2F" w:rsidRDefault="00433F39" w:rsidP="007745E4">
            <w:pPr>
              <w:pStyle w:val="Compact"/>
              <w:spacing w:line="240" w:lineRule="auto"/>
              <w:jc w:val="right"/>
            </w:pPr>
            <w:r>
              <w:t>11</w:t>
            </w:r>
          </w:p>
        </w:tc>
        <w:tc>
          <w:tcPr>
            <w:tcW w:w="0" w:type="auto"/>
          </w:tcPr>
          <w:p w14:paraId="0A261D36" w14:textId="77777777" w:rsidR="00FB7F2F" w:rsidRDefault="00433F39" w:rsidP="007745E4">
            <w:pPr>
              <w:pStyle w:val="Compact"/>
              <w:spacing w:line="240" w:lineRule="auto"/>
              <w:jc w:val="right"/>
            </w:pPr>
            <w:r>
              <w:t>0.55</w:t>
            </w:r>
          </w:p>
        </w:tc>
        <w:tc>
          <w:tcPr>
            <w:tcW w:w="0" w:type="auto"/>
          </w:tcPr>
          <w:p w14:paraId="733B46E7" w14:textId="77777777" w:rsidR="00FB7F2F" w:rsidRDefault="00433F39" w:rsidP="007745E4">
            <w:pPr>
              <w:pStyle w:val="Compact"/>
              <w:spacing w:line="240" w:lineRule="auto"/>
              <w:jc w:val="right"/>
            </w:pPr>
            <w:r>
              <w:t>1.317</w:t>
            </w:r>
          </w:p>
        </w:tc>
      </w:tr>
      <w:tr w:rsidR="00FB7F2F" w14:paraId="35381B28" w14:textId="77777777" w:rsidTr="007745E4">
        <w:tc>
          <w:tcPr>
            <w:tcW w:w="0" w:type="auto"/>
          </w:tcPr>
          <w:p w14:paraId="01FE7F1D" w14:textId="77777777" w:rsidR="00FB7F2F" w:rsidRDefault="00433F39" w:rsidP="007745E4">
            <w:pPr>
              <w:pStyle w:val="Compact"/>
              <w:spacing w:line="240" w:lineRule="auto"/>
            </w:pPr>
            <w:r>
              <w:t>Symphoricarpos sp.</w:t>
            </w:r>
          </w:p>
        </w:tc>
        <w:tc>
          <w:tcPr>
            <w:tcW w:w="0" w:type="auto"/>
          </w:tcPr>
          <w:p w14:paraId="1B5F3C20" w14:textId="77777777" w:rsidR="00FB7F2F" w:rsidRDefault="00433F39" w:rsidP="007745E4">
            <w:pPr>
              <w:pStyle w:val="Compact"/>
              <w:spacing w:line="240" w:lineRule="auto"/>
            </w:pPr>
            <w:r>
              <w:t>0–58</w:t>
            </w:r>
          </w:p>
        </w:tc>
        <w:tc>
          <w:tcPr>
            <w:tcW w:w="0" w:type="auto"/>
          </w:tcPr>
          <w:p w14:paraId="2F926122" w14:textId="77777777" w:rsidR="00FB7F2F" w:rsidRDefault="00433F39" w:rsidP="007745E4">
            <w:pPr>
              <w:pStyle w:val="Compact"/>
              <w:spacing w:line="240" w:lineRule="auto"/>
              <w:jc w:val="right"/>
            </w:pPr>
            <w:r>
              <w:t>148</w:t>
            </w:r>
          </w:p>
        </w:tc>
        <w:tc>
          <w:tcPr>
            <w:tcW w:w="0" w:type="auto"/>
          </w:tcPr>
          <w:p w14:paraId="1DA5271A" w14:textId="77777777" w:rsidR="00FB7F2F" w:rsidRDefault="00433F39" w:rsidP="007745E4">
            <w:pPr>
              <w:pStyle w:val="Compact"/>
              <w:spacing w:line="240" w:lineRule="auto"/>
              <w:jc w:val="right"/>
            </w:pPr>
            <w:r>
              <w:t>7.40</w:t>
            </w:r>
          </w:p>
        </w:tc>
        <w:tc>
          <w:tcPr>
            <w:tcW w:w="0" w:type="auto"/>
          </w:tcPr>
          <w:p w14:paraId="63D9CA70" w14:textId="77777777" w:rsidR="00FB7F2F" w:rsidRDefault="00433F39" w:rsidP="007745E4">
            <w:pPr>
              <w:pStyle w:val="Compact"/>
              <w:spacing w:line="240" w:lineRule="auto"/>
              <w:jc w:val="right"/>
            </w:pPr>
            <w:r>
              <w:t>14.848</w:t>
            </w:r>
          </w:p>
        </w:tc>
      </w:tr>
      <w:tr w:rsidR="00FB7F2F" w14:paraId="0296D814" w14:textId="77777777" w:rsidTr="007745E4">
        <w:trPr>
          <w:cnfStyle w:val="000000100000" w:firstRow="0" w:lastRow="0" w:firstColumn="0" w:lastColumn="0" w:oddVBand="0" w:evenVBand="0" w:oddHBand="1" w:evenHBand="0" w:firstRowFirstColumn="0" w:firstRowLastColumn="0" w:lastRowFirstColumn="0" w:lastRowLastColumn="0"/>
        </w:trPr>
        <w:tc>
          <w:tcPr>
            <w:tcW w:w="0" w:type="auto"/>
          </w:tcPr>
          <w:p w14:paraId="447699A9" w14:textId="77777777" w:rsidR="00FB7F2F" w:rsidRDefault="00433F39" w:rsidP="007745E4">
            <w:pPr>
              <w:pStyle w:val="Compact"/>
              <w:spacing w:line="240" w:lineRule="auto"/>
            </w:pPr>
            <w:r>
              <w:t>Syringa vulgaris</w:t>
            </w:r>
          </w:p>
        </w:tc>
        <w:tc>
          <w:tcPr>
            <w:tcW w:w="0" w:type="auto"/>
          </w:tcPr>
          <w:p w14:paraId="14F1B0DA" w14:textId="77777777" w:rsidR="00FB7F2F" w:rsidRDefault="00433F39" w:rsidP="007745E4">
            <w:pPr>
              <w:pStyle w:val="Compact"/>
              <w:spacing w:line="240" w:lineRule="auto"/>
            </w:pPr>
            <w:r>
              <w:t>0–1</w:t>
            </w:r>
          </w:p>
        </w:tc>
        <w:tc>
          <w:tcPr>
            <w:tcW w:w="0" w:type="auto"/>
          </w:tcPr>
          <w:p w14:paraId="171A677A" w14:textId="77777777" w:rsidR="00FB7F2F" w:rsidRDefault="00433F39" w:rsidP="007745E4">
            <w:pPr>
              <w:pStyle w:val="Compact"/>
              <w:spacing w:line="240" w:lineRule="auto"/>
              <w:jc w:val="right"/>
            </w:pPr>
            <w:r>
              <w:t>2</w:t>
            </w:r>
          </w:p>
        </w:tc>
        <w:tc>
          <w:tcPr>
            <w:tcW w:w="0" w:type="auto"/>
          </w:tcPr>
          <w:p w14:paraId="6B006359" w14:textId="77777777" w:rsidR="00FB7F2F" w:rsidRDefault="00433F39" w:rsidP="007745E4">
            <w:pPr>
              <w:pStyle w:val="Compact"/>
              <w:spacing w:line="240" w:lineRule="auto"/>
              <w:jc w:val="right"/>
            </w:pPr>
            <w:r>
              <w:t>0.10</w:t>
            </w:r>
          </w:p>
        </w:tc>
        <w:tc>
          <w:tcPr>
            <w:tcW w:w="0" w:type="auto"/>
          </w:tcPr>
          <w:p w14:paraId="08F037BC" w14:textId="77777777" w:rsidR="00FB7F2F" w:rsidRDefault="00433F39" w:rsidP="007745E4">
            <w:pPr>
              <w:pStyle w:val="Compact"/>
              <w:spacing w:line="240" w:lineRule="auto"/>
              <w:jc w:val="right"/>
            </w:pPr>
            <w:r>
              <w:t>0.308</w:t>
            </w:r>
          </w:p>
        </w:tc>
      </w:tr>
      <w:tr w:rsidR="00FB7F2F" w14:paraId="14C66E46" w14:textId="77777777" w:rsidTr="007745E4">
        <w:tc>
          <w:tcPr>
            <w:tcW w:w="0" w:type="auto"/>
          </w:tcPr>
          <w:p w14:paraId="6FEC3441" w14:textId="77777777" w:rsidR="00FB7F2F" w:rsidRDefault="00433F39" w:rsidP="007745E4">
            <w:pPr>
              <w:pStyle w:val="Compact"/>
              <w:spacing w:line="240" w:lineRule="auto"/>
            </w:pPr>
            <w:r>
              <w:lastRenderedPageBreak/>
              <w:t>Thuja occidentalis</w:t>
            </w:r>
          </w:p>
        </w:tc>
        <w:tc>
          <w:tcPr>
            <w:tcW w:w="0" w:type="auto"/>
          </w:tcPr>
          <w:p w14:paraId="539D9C46" w14:textId="77777777" w:rsidR="00FB7F2F" w:rsidRDefault="00433F39" w:rsidP="007745E4">
            <w:pPr>
              <w:pStyle w:val="Compact"/>
              <w:spacing w:line="240" w:lineRule="auto"/>
            </w:pPr>
            <w:r>
              <w:t>0–14</w:t>
            </w:r>
          </w:p>
        </w:tc>
        <w:tc>
          <w:tcPr>
            <w:tcW w:w="0" w:type="auto"/>
          </w:tcPr>
          <w:p w14:paraId="6081012B" w14:textId="77777777" w:rsidR="00FB7F2F" w:rsidRDefault="00433F39" w:rsidP="007745E4">
            <w:pPr>
              <w:pStyle w:val="Compact"/>
              <w:spacing w:line="240" w:lineRule="auto"/>
              <w:jc w:val="right"/>
            </w:pPr>
            <w:r>
              <w:t>31</w:t>
            </w:r>
          </w:p>
        </w:tc>
        <w:tc>
          <w:tcPr>
            <w:tcW w:w="0" w:type="auto"/>
          </w:tcPr>
          <w:p w14:paraId="5016C35C" w14:textId="77777777" w:rsidR="00FB7F2F" w:rsidRDefault="00433F39" w:rsidP="007745E4">
            <w:pPr>
              <w:pStyle w:val="Compact"/>
              <w:spacing w:line="240" w:lineRule="auto"/>
              <w:jc w:val="right"/>
            </w:pPr>
            <w:r>
              <w:t>1.55</w:t>
            </w:r>
          </w:p>
        </w:tc>
        <w:tc>
          <w:tcPr>
            <w:tcW w:w="0" w:type="auto"/>
          </w:tcPr>
          <w:p w14:paraId="14517A1D" w14:textId="77777777" w:rsidR="00FB7F2F" w:rsidRDefault="00433F39" w:rsidP="007745E4">
            <w:pPr>
              <w:pStyle w:val="Compact"/>
              <w:spacing w:line="240" w:lineRule="auto"/>
              <w:jc w:val="right"/>
            </w:pPr>
            <w:r>
              <w:t>4.006</w:t>
            </w:r>
          </w:p>
        </w:tc>
      </w:tr>
      <w:tr w:rsidR="00FB7F2F" w14:paraId="6FBA880E" w14:textId="77777777" w:rsidTr="007745E4">
        <w:trPr>
          <w:cnfStyle w:val="000000100000" w:firstRow="0" w:lastRow="0" w:firstColumn="0" w:lastColumn="0" w:oddVBand="0" w:evenVBand="0" w:oddHBand="1" w:evenHBand="0" w:firstRowFirstColumn="0" w:firstRowLastColumn="0" w:lastRowFirstColumn="0" w:lastRowLastColumn="0"/>
        </w:trPr>
        <w:tc>
          <w:tcPr>
            <w:tcW w:w="0" w:type="auto"/>
          </w:tcPr>
          <w:p w14:paraId="1B812EB3" w14:textId="77777777" w:rsidR="00FB7F2F" w:rsidRDefault="00433F39" w:rsidP="007745E4">
            <w:pPr>
              <w:pStyle w:val="Compact"/>
              <w:spacing w:line="240" w:lineRule="auto"/>
            </w:pPr>
            <w:r>
              <w:t>Vaccinium ovatum</w:t>
            </w:r>
          </w:p>
        </w:tc>
        <w:tc>
          <w:tcPr>
            <w:tcW w:w="0" w:type="auto"/>
          </w:tcPr>
          <w:p w14:paraId="45E95681" w14:textId="77777777" w:rsidR="00FB7F2F" w:rsidRDefault="00433F39" w:rsidP="007745E4">
            <w:pPr>
              <w:pStyle w:val="Compact"/>
              <w:spacing w:line="240" w:lineRule="auto"/>
            </w:pPr>
            <w:r>
              <w:t>0–155</w:t>
            </w:r>
          </w:p>
        </w:tc>
        <w:tc>
          <w:tcPr>
            <w:tcW w:w="0" w:type="auto"/>
          </w:tcPr>
          <w:p w14:paraId="23A865A9" w14:textId="77777777" w:rsidR="00FB7F2F" w:rsidRDefault="00433F39" w:rsidP="007745E4">
            <w:pPr>
              <w:pStyle w:val="Compact"/>
              <w:spacing w:line="240" w:lineRule="auto"/>
              <w:jc w:val="right"/>
            </w:pPr>
            <w:r>
              <w:t>205</w:t>
            </w:r>
          </w:p>
        </w:tc>
        <w:tc>
          <w:tcPr>
            <w:tcW w:w="0" w:type="auto"/>
          </w:tcPr>
          <w:p w14:paraId="0E50D339" w14:textId="77777777" w:rsidR="00FB7F2F" w:rsidRDefault="00433F39" w:rsidP="007745E4">
            <w:pPr>
              <w:pStyle w:val="Compact"/>
              <w:spacing w:line="240" w:lineRule="auto"/>
              <w:jc w:val="right"/>
            </w:pPr>
            <w:r>
              <w:t>10.25</w:t>
            </w:r>
          </w:p>
        </w:tc>
        <w:tc>
          <w:tcPr>
            <w:tcW w:w="0" w:type="auto"/>
          </w:tcPr>
          <w:p w14:paraId="4DC3E87B" w14:textId="77777777" w:rsidR="00FB7F2F" w:rsidRDefault="00433F39" w:rsidP="007745E4">
            <w:pPr>
              <w:pStyle w:val="Compact"/>
              <w:spacing w:line="240" w:lineRule="auto"/>
              <w:jc w:val="right"/>
            </w:pPr>
            <w:r>
              <w:t>34.727</w:t>
            </w:r>
          </w:p>
        </w:tc>
      </w:tr>
      <w:tr w:rsidR="00FB7F2F" w14:paraId="3A8E0B3F" w14:textId="77777777" w:rsidTr="007745E4">
        <w:tc>
          <w:tcPr>
            <w:tcW w:w="0" w:type="auto"/>
          </w:tcPr>
          <w:p w14:paraId="620264F7" w14:textId="77777777" w:rsidR="00FB7F2F" w:rsidRDefault="00433F39" w:rsidP="007745E4">
            <w:pPr>
              <w:pStyle w:val="Compact"/>
              <w:spacing w:line="240" w:lineRule="auto"/>
            </w:pPr>
            <w:r>
              <w:t>Vaccinium parvifolium</w:t>
            </w:r>
          </w:p>
        </w:tc>
        <w:tc>
          <w:tcPr>
            <w:tcW w:w="0" w:type="auto"/>
          </w:tcPr>
          <w:p w14:paraId="10E83685" w14:textId="77777777" w:rsidR="00FB7F2F" w:rsidRDefault="00433F39" w:rsidP="007745E4">
            <w:pPr>
              <w:pStyle w:val="Compact"/>
              <w:spacing w:line="240" w:lineRule="auto"/>
            </w:pPr>
            <w:r>
              <w:t>0–7</w:t>
            </w:r>
          </w:p>
        </w:tc>
        <w:tc>
          <w:tcPr>
            <w:tcW w:w="0" w:type="auto"/>
          </w:tcPr>
          <w:p w14:paraId="3780372D" w14:textId="77777777" w:rsidR="00FB7F2F" w:rsidRDefault="00433F39" w:rsidP="007745E4">
            <w:pPr>
              <w:pStyle w:val="Compact"/>
              <w:spacing w:line="240" w:lineRule="auto"/>
              <w:jc w:val="right"/>
            </w:pPr>
            <w:r>
              <w:t>26</w:t>
            </w:r>
          </w:p>
        </w:tc>
        <w:tc>
          <w:tcPr>
            <w:tcW w:w="0" w:type="auto"/>
          </w:tcPr>
          <w:p w14:paraId="4CD18F4A" w14:textId="77777777" w:rsidR="00FB7F2F" w:rsidRDefault="00433F39" w:rsidP="007745E4">
            <w:pPr>
              <w:pStyle w:val="Compact"/>
              <w:spacing w:line="240" w:lineRule="auto"/>
              <w:jc w:val="right"/>
            </w:pPr>
            <w:r>
              <w:t>1.30</w:t>
            </w:r>
          </w:p>
        </w:tc>
        <w:tc>
          <w:tcPr>
            <w:tcW w:w="0" w:type="auto"/>
          </w:tcPr>
          <w:p w14:paraId="1E72F0D6" w14:textId="77777777" w:rsidR="00FB7F2F" w:rsidRDefault="00433F39" w:rsidP="007745E4">
            <w:pPr>
              <w:pStyle w:val="Compact"/>
              <w:spacing w:line="240" w:lineRule="auto"/>
              <w:jc w:val="right"/>
            </w:pPr>
            <w:r>
              <w:t>2.273</w:t>
            </w:r>
          </w:p>
        </w:tc>
      </w:tr>
      <w:tr w:rsidR="00FB7F2F" w14:paraId="1E267854" w14:textId="77777777" w:rsidTr="007745E4">
        <w:trPr>
          <w:cnfStyle w:val="000000100000" w:firstRow="0" w:lastRow="0" w:firstColumn="0" w:lastColumn="0" w:oddVBand="0" w:evenVBand="0" w:oddHBand="1" w:evenHBand="0" w:firstRowFirstColumn="0" w:firstRowLastColumn="0" w:lastRowFirstColumn="0" w:lastRowLastColumn="0"/>
        </w:trPr>
        <w:tc>
          <w:tcPr>
            <w:tcW w:w="0" w:type="auto"/>
          </w:tcPr>
          <w:p w14:paraId="765250FE" w14:textId="77777777" w:rsidR="00FB7F2F" w:rsidRDefault="00433F39" w:rsidP="007745E4">
            <w:pPr>
              <w:pStyle w:val="Compact"/>
              <w:spacing w:line="240" w:lineRule="auto"/>
            </w:pPr>
            <w:r>
              <w:t>Vaccinium sect. Cyanococcus</w:t>
            </w:r>
          </w:p>
        </w:tc>
        <w:tc>
          <w:tcPr>
            <w:tcW w:w="0" w:type="auto"/>
          </w:tcPr>
          <w:p w14:paraId="4EFA09B2" w14:textId="77777777" w:rsidR="00FB7F2F" w:rsidRDefault="00433F39" w:rsidP="007745E4">
            <w:pPr>
              <w:pStyle w:val="Compact"/>
              <w:spacing w:line="240" w:lineRule="auto"/>
            </w:pPr>
            <w:r>
              <w:t>0–5</w:t>
            </w:r>
          </w:p>
        </w:tc>
        <w:tc>
          <w:tcPr>
            <w:tcW w:w="0" w:type="auto"/>
          </w:tcPr>
          <w:p w14:paraId="6952E161" w14:textId="77777777" w:rsidR="00FB7F2F" w:rsidRDefault="00433F39" w:rsidP="007745E4">
            <w:pPr>
              <w:pStyle w:val="Compact"/>
              <w:spacing w:line="240" w:lineRule="auto"/>
              <w:jc w:val="right"/>
            </w:pPr>
            <w:r>
              <w:t>5</w:t>
            </w:r>
          </w:p>
        </w:tc>
        <w:tc>
          <w:tcPr>
            <w:tcW w:w="0" w:type="auto"/>
          </w:tcPr>
          <w:p w14:paraId="2B9D3FC6" w14:textId="77777777" w:rsidR="00FB7F2F" w:rsidRDefault="00433F39" w:rsidP="007745E4">
            <w:pPr>
              <w:pStyle w:val="Compact"/>
              <w:spacing w:line="240" w:lineRule="auto"/>
              <w:jc w:val="right"/>
            </w:pPr>
            <w:r>
              <w:t>0.25</w:t>
            </w:r>
          </w:p>
        </w:tc>
        <w:tc>
          <w:tcPr>
            <w:tcW w:w="0" w:type="auto"/>
          </w:tcPr>
          <w:p w14:paraId="4AA45A3B" w14:textId="77777777" w:rsidR="00FB7F2F" w:rsidRDefault="00433F39" w:rsidP="007745E4">
            <w:pPr>
              <w:pStyle w:val="Compact"/>
              <w:spacing w:line="240" w:lineRule="auto"/>
              <w:jc w:val="right"/>
            </w:pPr>
            <w:r>
              <w:t>1.118</w:t>
            </w:r>
          </w:p>
        </w:tc>
      </w:tr>
      <w:tr w:rsidR="00FB7F2F" w14:paraId="4360857C" w14:textId="77777777" w:rsidTr="007745E4">
        <w:tc>
          <w:tcPr>
            <w:tcW w:w="0" w:type="auto"/>
          </w:tcPr>
          <w:p w14:paraId="44E301C3" w14:textId="77777777" w:rsidR="00FB7F2F" w:rsidRDefault="00433F39" w:rsidP="007745E4">
            <w:pPr>
              <w:pStyle w:val="Compact"/>
              <w:spacing w:line="240" w:lineRule="auto"/>
            </w:pPr>
            <w:r>
              <w:t>Viburnum davidii</w:t>
            </w:r>
          </w:p>
        </w:tc>
        <w:tc>
          <w:tcPr>
            <w:tcW w:w="0" w:type="auto"/>
          </w:tcPr>
          <w:p w14:paraId="53C7681C" w14:textId="77777777" w:rsidR="00FB7F2F" w:rsidRDefault="00433F39" w:rsidP="007745E4">
            <w:pPr>
              <w:pStyle w:val="Compact"/>
              <w:spacing w:line="240" w:lineRule="auto"/>
            </w:pPr>
            <w:r>
              <w:t>0–69</w:t>
            </w:r>
          </w:p>
        </w:tc>
        <w:tc>
          <w:tcPr>
            <w:tcW w:w="0" w:type="auto"/>
          </w:tcPr>
          <w:p w14:paraId="23F1E4F2" w14:textId="77777777" w:rsidR="00FB7F2F" w:rsidRDefault="00433F39" w:rsidP="007745E4">
            <w:pPr>
              <w:pStyle w:val="Compact"/>
              <w:spacing w:line="240" w:lineRule="auto"/>
              <w:jc w:val="right"/>
            </w:pPr>
            <w:r>
              <w:t>278</w:t>
            </w:r>
          </w:p>
        </w:tc>
        <w:tc>
          <w:tcPr>
            <w:tcW w:w="0" w:type="auto"/>
          </w:tcPr>
          <w:p w14:paraId="11E8EB8A" w14:textId="77777777" w:rsidR="00FB7F2F" w:rsidRDefault="00433F39" w:rsidP="007745E4">
            <w:pPr>
              <w:pStyle w:val="Compact"/>
              <w:spacing w:line="240" w:lineRule="auto"/>
              <w:jc w:val="right"/>
            </w:pPr>
            <w:r>
              <w:t>13.90</w:t>
            </w:r>
          </w:p>
        </w:tc>
        <w:tc>
          <w:tcPr>
            <w:tcW w:w="0" w:type="auto"/>
          </w:tcPr>
          <w:p w14:paraId="2FA0B585" w14:textId="77777777" w:rsidR="00FB7F2F" w:rsidRDefault="00433F39" w:rsidP="007745E4">
            <w:pPr>
              <w:pStyle w:val="Compact"/>
              <w:spacing w:line="240" w:lineRule="auto"/>
              <w:jc w:val="right"/>
            </w:pPr>
            <w:r>
              <w:t>22.525</w:t>
            </w:r>
          </w:p>
        </w:tc>
      </w:tr>
      <w:tr w:rsidR="00FB7F2F" w14:paraId="45F29DE1" w14:textId="77777777" w:rsidTr="007745E4">
        <w:trPr>
          <w:cnfStyle w:val="000000100000" w:firstRow="0" w:lastRow="0" w:firstColumn="0" w:lastColumn="0" w:oddVBand="0" w:evenVBand="0" w:oddHBand="1" w:evenHBand="0" w:firstRowFirstColumn="0" w:firstRowLastColumn="0" w:lastRowFirstColumn="0" w:lastRowLastColumn="0"/>
        </w:trPr>
        <w:tc>
          <w:tcPr>
            <w:tcW w:w="0" w:type="auto"/>
          </w:tcPr>
          <w:p w14:paraId="68EDBB8A" w14:textId="77777777" w:rsidR="00FB7F2F" w:rsidRDefault="00433F39" w:rsidP="007745E4">
            <w:pPr>
              <w:pStyle w:val="Compact"/>
              <w:spacing w:line="240" w:lineRule="auto"/>
            </w:pPr>
            <w:r>
              <w:t>Viburnum plicatum</w:t>
            </w:r>
          </w:p>
        </w:tc>
        <w:tc>
          <w:tcPr>
            <w:tcW w:w="0" w:type="auto"/>
          </w:tcPr>
          <w:p w14:paraId="034080A4" w14:textId="77777777" w:rsidR="00FB7F2F" w:rsidRDefault="00433F39" w:rsidP="007745E4">
            <w:pPr>
              <w:pStyle w:val="Compact"/>
              <w:spacing w:line="240" w:lineRule="auto"/>
            </w:pPr>
            <w:r>
              <w:t>0–6</w:t>
            </w:r>
          </w:p>
        </w:tc>
        <w:tc>
          <w:tcPr>
            <w:tcW w:w="0" w:type="auto"/>
          </w:tcPr>
          <w:p w14:paraId="5C93CF72" w14:textId="77777777" w:rsidR="00FB7F2F" w:rsidRDefault="00433F39" w:rsidP="007745E4">
            <w:pPr>
              <w:pStyle w:val="Compact"/>
              <w:spacing w:line="240" w:lineRule="auto"/>
              <w:jc w:val="right"/>
            </w:pPr>
            <w:r>
              <w:t>11</w:t>
            </w:r>
          </w:p>
        </w:tc>
        <w:tc>
          <w:tcPr>
            <w:tcW w:w="0" w:type="auto"/>
          </w:tcPr>
          <w:p w14:paraId="2D8A2747" w14:textId="77777777" w:rsidR="00FB7F2F" w:rsidRDefault="00433F39" w:rsidP="007745E4">
            <w:pPr>
              <w:pStyle w:val="Compact"/>
              <w:spacing w:line="240" w:lineRule="auto"/>
              <w:jc w:val="right"/>
            </w:pPr>
            <w:r>
              <w:t>0.55</w:t>
            </w:r>
          </w:p>
        </w:tc>
        <w:tc>
          <w:tcPr>
            <w:tcW w:w="0" w:type="auto"/>
          </w:tcPr>
          <w:p w14:paraId="281197A0" w14:textId="77777777" w:rsidR="00FB7F2F" w:rsidRDefault="00433F39" w:rsidP="007745E4">
            <w:pPr>
              <w:pStyle w:val="Compact"/>
              <w:spacing w:line="240" w:lineRule="auto"/>
              <w:jc w:val="right"/>
            </w:pPr>
            <w:r>
              <w:t>1.701</w:t>
            </w:r>
          </w:p>
        </w:tc>
      </w:tr>
      <w:tr w:rsidR="00FB7F2F" w14:paraId="4A86AB4D" w14:textId="77777777" w:rsidTr="007745E4">
        <w:tc>
          <w:tcPr>
            <w:tcW w:w="0" w:type="auto"/>
          </w:tcPr>
          <w:p w14:paraId="079FA8E4" w14:textId="77777777" w:rsidR="00FB7F2F" w:rsidRDefault="00433F39" w:rsidP="007745E4">
            <w:pPr>
              <w:pStyle w:val="Compact"/>
              <w:spacing w:line="240" w:lineRule="auto"/>
            </w:pPr>
            <w:r>
              <w:t>Viburnum tinus</w:t>
            </w:r>
          </w:p>
        </w:tc>
        <w:tc>
          <w:tcPr>
            <w:tcW w:w="0" w:type="auto"/>
          </w:tcPr>
          <w:p w14:paraId="131EF8BD" w14:textId="77777777" w:rsidR="00FB7F2F" w:rsidRDefault="00433F39" w:rsidP="007745E4">
            <w:pPr>
              <w:pStyle w:val="Compact"/>
              <w:spacing w:line="240" w:lineRule="auto"/>
            </w:pPr>
            <w:r>
              <w:t>0–31</w:t>
            </w:r>
          </w:p>
        </w:tc>
        <w:tc>
          <w:tcPr>
            <w:tcW w:w="0" w:type="auto"/>
          </w:tcPr>
          <w:p w14:paraId="26393032" w14:textId="77777777" w:rsidR="00FB7F2F" w:rsidRDefault="00433F39" w:rsidP="007745E4">
            <w:pPr>
              <w:pStyle w:val="Compact"/>
              <w:spacing w:line="240" w:lineRule="auto"/>
              <w:jc w:val="right"/>
            </w:pPr>
            <w:r>
              <w:t>101</w:t>
            </w:r>
          </w:p>
        </w:tc>
        <w:tc>
          <w:tcPr>
            <w:tcW w:w="0" w:type="auto"/>
          </w:tcPr>
          <w:p w14:paraId="7AFAB737" w14:textId="77777777" w:rsidR="00FB7F2F" w:rsidRDefault="00433F39" w:rsidP="007745E4">
            <w:pPr>
              <w:pStyle w:val="Compact"/>
              <w:spacing w:line="240" w:lineRule="auto"/>
              <w:jc w:val="right"/>
            </w:pPr>
            <w:r>
              <w:t>5.05</w:t>
            </w:r>
          </w:p>
        </w:tc>
        <w:tc>
          <w:tcPr>
            <w:tcW w:w="0" w:type="auto"/>
          </w:tcPr>
          <w:p w14:paraId="7F53BD00" w14:textId="77777777" w:rsidR="00FB7F2F" w:rsidRDefault="00433F39" w:rsidP="007745E4">
            <w:pPr>
              <w:pStyle w:val="Compact"/>
              <w:spacing w:line="240" w:lineRule="auto"/>
              <w:jc w:val="right"/>
            </w:pPr>
            <w:r>
              <w:t>9.644</w:t>
            </w:r>
          </w:p>
        </w:tc>
      </w:tr>
      <w:tr w:rsidR="00FB7F2F" w14:paraId="7323158D" w14:textId="77777777" w:rsidTr="007745E4">
        <w:trPr>
          <w:cnfStyle w:val="000000100000" w:firstRow="0" w:lastRow="0" w:firstColumn="0" w:lastColumn="0" w:oddVBand="0" w:evenVBand="0" w:oddHBand="1" w:evenHBand="0" w:firstRowFirstColumn="0" w:firstRowLastColumn="0" w:lastRowFirstColumn="0" w:lastRowLastColumn="0"/>
        </w:trPr>
        <w:tc>
          <w:tcPr>
            <w:tcW w:w="0" w:type="auto"/>
          </w:tcPr>
          <w:p w14:paraId="2B667E05" w14:textId="77777777" w:rsidR="00FB7F2F" w:rsidRDefault="00433F39" w:rsidP="007745E4">
            <w:pPr>
              <w:pStyle w:val="Compact"/>
              <w:spacing w:line="240" w:lineRule="auto"/>
            </w:pPr>
            <w:r>
              <w:t>Unknown B gp.</w:t>
            </w:r>
          </w:p>
        </w:tc>
        <w:tc>
          <w:tcPr>
            <w:tcW w:w="0" w:type="auto"/>
          </w:tcPr>
          <w:p w14:paraId="15FD3F84" w14:textId="77777777" w:rsidR="00FB7F2F" w:rsidRDefault="00433F39" w:rsidP="007745E4">
            <w:pPr>
              <w:pStyle w:val="Compact"/>
              <w:spacing w:line="240" w:lineRule="auto"/>
            </w:pPr>
            <w:r>
              <w:t>0–1</w:t>
            </w:r>
          </w:p>
        </w:tc>
        <w:tc>
          <w:tcPr>
            <w:tcW w:w="0" w:type="auto"/>
          </w:tcPr>
          <w:p w14:paraId="2F7A592F" w14:textId="77777777" w:rsidR="00FB7F2F" w:rsidRDefault="00433F39" w:rsidP="007745E4">
            <w:pPr>
              <w:pStyle w:val="Compact"/>
              <w:spacing w:line="240" w:lineRule="auto"/>
              <w:jc w:val="right"/>
            </w:pPr>
            <w:r>
              <w:t>1</w:t>
            </w:r>
          </w:p>
        </w:tc>
        <w:tc>
          <w:tcPr>
            <w:tcW w:w="0" w:type="auto"/>
          </w:tcPr>
          <w:p w14:paraId="03BC3CB1" w14:textId="77777777" w:rsidR="00FB7F2F" w:rsidRDefault="00433F39" w:rsidP="007745E4">
            <w:pPr>
              <w:pStyle w:val="Compact"/>
              <w:spacing w:line="240" w:lineRule="auto"/>
              <w:jc w:val="right"/>
            </w:pPr>
            <w:r>
              <w:t>0.05</w:t>
            </w:r>
          </w:p>
        </w:tc>
        <w:tc>
          <w:tcPr>
            <w:tcW w:w="0" w:type="auto"/>
          </w:tcPr>
          <w:p w14:paraId="6770F2E4" w14:textId="77777777" w:rsidR="00FB7F2F" w:rsidRDefault="00433F39" w:rsidP="007745E4">
            <w:pPr>
              <w:pStyle w:val="Compact"/>
              <w:spacing w:line="240" w:lineRule="auto"/>
              <w:jc w:val="right"/>
            </w:pPr>
            <w:r>
              <w:t>0.224</w:t>
            </w:r>
          </w:p>
        </w:tc>
      </w:tr>
      <w:tr w:rsidR="00FB7F2F" w14:paraId="1CB0AE7B" w14:textId="77777777" w:rsidTr="007745E4">
        <w:tc>
          <w:tcPr>
            <w:tcW w:w="0" w:type="auto"/>
          </w:tcPr>
          <w:p w14:paraId="23FEC4AD" w14:textId="77777777" w:rsidR="00FB7F2F" w:rsidRDefault="00433F39" w:rsidP="007745E4">
            <w:pPr>
              <w:pStyle w:val="Compact"/>
              <w:spacing w:line="240" w:lineRule="auto"/>
            </w:pPr>
            <w:r>
              <w:t>Unknown C gp.</w:t>
            </w:r>
          </w:p>
        </w:tc>
        <w:tc>
          <w:tcPr>
            <w:tcW w:w="0" w:type="auto"/>
          </w:tcPr>
          <w:p w14:paraId="7FCBDD76" w14:textId="77777777" w:rsidR="00FB7F2F" w:rsidRDefault="00433F39" w:rsidP="007745E4">
            <w:pPr>
              <w:pStyle w:val="Compact"/>
              <w:spacing w:line="240" w:lineRule="auto"/>
            </w:pPr>
            <w:r>
              <w:t>0–2</w:t>
            </w:r>
          </w:p>
        </w:tc>
        <w:tc>
          <w:tcPr>
            <w:tcW w:w="0" w:type="auto"/>
          </w:tcPr>
          <w:p w14:paraId="4AFBF60C" w14:textId="77777777" w:rsidR="00FB7F2F" w:rsidRDefault="00433F39" w:rsidP="007745E4">
            <w:pPr>
              <w:pStyle w:val="Compact"/>
              <w:spacing w:line="240" w:lineRule="auto"/>
              <w:jc w:val="right"/>
            </w:pPr>
            <w:r>
              <w:t>2</w:t>
            </w:r>
          </w:p>
        </w:tc>
        <w:tc>
          <w:tcPr>
            <w:tcW w:w="0" w:type="auto"/>
          </w:tcPr>
          <w:p w14:paraId="3F1AFFB4" w14:textId="77777777" w:rsidR="00FB7F2F" w:rsidRDefault="00433F39" w:rsidP="007745E4">
            <w:pPr>
              <w:pStyle w:val="Compact"/>
              <w:spacing w:line="240" w:lineRule="auto"/>
              <w:jc w:val="right"/>
            </w:pPr>
            <w:r>
              <w:t>0.10</w:t>
            </w:r>
          </w:p>
        </w:tc>
        <w:tc>
          <w:tcPr>
            <w:tcW w:w="0" w:type="auto"/>
          </w:tcPr>
          <w:p w14:paraId="09D071F6" w14:textId="77777777" w:rsidR="00FB7F2F" w:rsidRDefault="00433F39" w:rsidP="007745E4">
            <w:pPr>
              <w:pStyle w:val="Compact"/>
              <w:spacing w:line="240" w:lineRule="auto"/>
              <w:jc w:val="right"/>
            </w:pPr>
            <w:r>
              <w:t>0.447</w:t>
            </w:r>
          </w:p>
        </w:tc>
      </w:tr>
      <w:tr w:rsidR="00FB7F2F" w14:paraId="568B7480" w14:textId="77777777" w:rsidTr="007745E4">
        <w:trPr>
          <w:cnfStyle w:val="000000100000" w:firstRow="0" w:lastRow="0" w:firstColumn="0" w:lastColumn="0" w:oddVBand="0" w:evenVBand="0" w:oddHBand="1" w:evenHBand="0" w:firstRowFirstColumn="0" w:firstRowLastColumn="0" w:lastRowFirstColumn="0" w:lastRowLastColumn="0"/>
        </w:trPr>
        <w:tc>
          <w:tcPr>
            <w:tcW w:w="0" w:type="auto"/>
          </w:tcPr>
          <w:p w14:paraId="41225C6E" w14:textId="77777777" w:rsidR="00FB7F2F" w:rsidRDefault="00433F39" w:rsidP="007745E4">
            <w:pPr>
              <w:pStyle w:val="Compact"/>
              <w:spacing w:line="240" w:lineRule="auto"/>
            </w:pPr>
            <w:r>
              <w:t>Unknown F gp.</w:t>
            </w:r>
          </w:p>
        </w:tc>
        <w:tc>
          <w:tcPr>
            <w:tcW w:w="0" w:type="auto"/>
          </w:tcPr>
          <w:p w14:paraId="5E40C731" w14:textId="77777777" w:rsidR="00FB7F2F" w:rsidRDefault="00433F39" w:rsidP="007745E4">
            <w:pPr>
              <w:pStyle w:val="Compact"/>
              <w:spacing w:line="240" w:lineRule="auto"/>
            </w:pPr>
            <w:r>
              <w:t>0–1</w:t>
            </w:r>
          </w:p>
        </w:tc>
        <w:tc>
          <w:tcPr>
            <w:tcW w:w="0" w:type="auto"/>
          </w:tcPr>
          <w:p w14:paraId="76269DD4" w14:textId="77777777" w:rsidR="00FB7F2F" w:rsidRDefault="00433F39" w:rsidP="007745E4">
            <w:pPr>
              <w:pStyle w:val="Compact"/>
              <w:spacing w:line="240" w:lineRule="auto"/>
              <w:jc w:val="right"/>
            </w:pPr>
            <w:r>
              <w:t>1</w:t>
            </w:r>
          </w:p>
        </w:tc>
        <w:tc>
          <w:tcPr>
            <w:tcW w:w="0" w:type="auto"/>
          </w:tcPr>
          <w:p w14:paraId="4281D7F5" w14:textId="77777777" w:rsidR="00FB7F2F" w:rsidRDefault="00433F39" w:rsidP="007745E4">
            <w:pPr>
              <w:pStyle w:val="Compact"/>
              <w:spacing w:line="240" w:lineRule="auto"/>
              <w:jc w:val="right"/>
            </w:pPr>
            <w:r>
              <w:t>0.05</w:t>
            </w:r>
          </w:p>
        </w:tc>
        <w:tc>
          <w:tcPr>
            <w:tcW w:w="0" w:type="auto"/>
          </w:tcPr>
          <w:p w14:paraId="0A46BB48" w14:textId="77777777" w:rsidR="00FB7F2F" w:rsidRDefault="00433F39" w:rsidP="007745E4">
            <w:pPr>
              <w:pStyle w:val="Compact"/>
              <w:spacing w:line="240" w:lineRule="auto"/>
              <w:jc w:val="right"/>
            </w:pPr>
            <w:r>
              <w:t>0.224</w:t>
            </w:r>
          </w:p>
        </w:tc>
      </w:tr>
      <w:tr w:rsidR="00FB7F2F" w14:paraId="6B611448" w14:textId="77777777" w:rsidTr="007745E4">
        <w:tc>
          <w:tcPr>
            <w:tcW w:w="0" w:type="auto"/>
          </w:tcPr>
          <w:p w14:paraId="3F0126F2" w14:textId="77777777" w:rsidR="00FB7F2F" w:rsidRDefault="00433F39" w:rsidP="007745E4">
            <w:pPr>
              <w:pStyle w:val="Compact"/>
              <w:spacing w:line="240" w:lineRule="auto"/>
            </w:pPr>
            <w:r>
              <w:t>Unknown G gp.</w:t>
            </w:r>
          </w:p>
        </w:tc>
        <w:tc>
          <w:tcPr>
            <w:tcW w:w="0" w:type="auto"/>
          </w:tcPr>
          <w:p w14:paraId="2A3FE097" w14:textId="77777777" w:rsidR="00FB7F2F" w:rsidRDefault="00433F39" w:rsidP="007745E4">
            <w:pPr>
              <w:pStyle w:val="Compact"/>
              <w:spacing w:line="240" w:lineRule="auto"/>
            </w:pPr>
            <w:r>
              <w:t>0–1</w:t>
            </w:r>
          </w:p>
        </w:tc>
        <w:tc>
          <w:tcPr>
            <w:tcW w:w="0" w:type="auto"/>
          </w:tcPr>
          <w:p w14:paraId="6F97D00D" w14:textId="77777777" w:rsidR="00FB7F2F" w:rsidRDefault="00433F39" w:rsidP="007745E4">
            <w:pPr>
              <w:pStyle w:val="Compact"/>
              <w:spacing w:line="240" w:lineRule="auto"/>
              <w:jc w:val="right"/>
            </w:pPr>
            <w:r>
              <w:t>1</w:t>
            </w:r>
          </w:p>
        </w:tc>
        <w:tc>
          <w:tcPr>
            <w:tcW w:w="0" w:type="auto"/>
          </w:tcPr>
          <w:p w14:paraId="2E1582B4" w14:textId="77777777" w:rsidR="00FB7F2F" w:rsidRDefault="00433F39" w:rsidP="007745E4">
            <w:pPr>
              <w:pStyle w:val="Compact"/>
              <w:spacing w:line="240" w:lineRule="auto"/>
              <w:jc w:val="right"/>
            </w:pPr>
            <w:r>
              <w:t>0.05</w:t>
            </w:r>
          </w:p>
        </w:tc>
        <w:tc>
          <w:tcPr>
            <w:tcW w:w="0" w:type="auto"/>
          </w:tcPr>
          <w:p w14:paraId="0A43F029" w14:textId="77777777" w:rsidR="00FB7F2F" w:rsidRDefault="00433F39" w:rsidP="007745E4">
            <w:pPr>
              <w:pStyle w:val="Compact"/>
              <w:spacing w:line="240" w:lineRule="auto"/>
              <w:jc w:val="right"/>
            </w:pPr>
            <w:r>
              <w:t>0.224</w:t>
            </w:r>
          </w:p>
        </w:tc>
      </w:tr>
      <w:tr w:rsidR="00FB7F2F" w14:paraId="04F93974" w14:textId="77777777" w:rsidTr="007745E4">
        <w:trPr>
          <w:cnfStyle w:val="000000100000" w:firstRow="0" w:lastRow="0" w:firstColumn="0" w:lastColumn="0" w:oddVBand="0" w:evenVBand="0" w:oddHBand="1" w:evenHBand="0" w:firstRowFirstColumn="0" w:firstRowLastColumn="0" w:lastRowFirstColumn="0" w:lastRowLastColumn="0"/>
        </w:trPr>
        <w:tc>
          <w:tcPr>
            <w:tcW w:w="0" w:type="auto"/>
          </w:tcPr>
          <w:p w14:paraId="065401A0" w14:textId="77777777" w:rsidR="00FB7F2F" w:rsidRDefault="00433F39" w:rsidP="007745E4">
            <w:pPr>
              <w:pStyle w:val="Compact"/>
              <w:spacing w:line="240" w:lineRule="auto"/>
            </w:pPr>
            <w:r>
              <w:t>Unknown J gp.</w:t>
            </w:r>
          </w:p>
        </w:tc>
        <w:tc>
          <w:tcPr>
            <w:tcW w:w="0" w:type="auto"/>
          </w:tcPr>
          <w:p w14:paraId="5FCF0727" w14:textId="77777777" w:rsidR="00FB7F2F" w:rsidRDefault="00433F39" w:rsidP="007745E4">
            <w:pPr>
              <w:pStyle w:val="Compact"/>
              <w:spacing w:line="240" w:lineRule="auto"/>
            </w:pPr>
            <w:r>
              <w:t>0–1</w:t>
            </w:r>
          </w:p>
        </w:tc>
        <w:tc>
          <w:tcPr>
            <w:tcW w:w="0" w:type="auto"/>
          </w:tcPr>
          <w:p w14:paraId="24524D91" w14:textId="77777777" w:rsidR="00FB7F2F" w:rsidRDefault="00433F39" w:rsidP="007745E4">
            <w:pPr>
              <w:pStyle w:val="Compact"/>
              <w:spacing w:line="240" w:lineRule="auto"/>
              <w:jc w:val="right"/>
            </w:pPr>
            <w:r>
              <w:t>1</w:t>
            </w:r>
          </w:p>
        </w:tc>
        <w:tc>
          <w:tcPr>
            <w:tcW w:w="0" w:type="auto"/>
          </w:tcPr>
          <w:p w14:paraId="04768AD2" w14:textId="77777777" w:rsidR="00FB7F2F" w:rsidRDefault="00433F39" w:rsidP="007745E4">
            <w:pPr>
              <w:pStyle w:val="Compact"/>
              <w:spacing w:line="240" w:lineRule="auto"/>
              <w:jc w:val="right"/>
            </w:pPr>
            <w:r>
              <w:t>0.05</w:t>
            </w:r>
          </w:p>
        </w:tc>
        <w:tc>
          <w:tcPr>
            <w:tcW w:w="0" w:type="auto"/>
          </w:tcPr>
          <w:p w14:paraId="52B85748" w14:textId="77777777" w:rsidR="00FB7F2F" w:rsidRDefault="00433F39" w:rsidP="007745E4">
            <w:pPr>
              <w:pStyle w:val="Compact"/>
              <w:spacing w:line="240" w:lineRule="auto"/>
              <w:jc w:val="right"/>
            </w:pPr>
            <w:r>
              <w:t>0.224</w:t>
            </w:r>
          </w:p>
        </w:tc>
      </w:tr>
      <w:tr w:rsidR="00FB7F2F" w14:paraId="05D4D3B9" w14:textId="77777777" w:rsidTr="007745E4">
        <w:tc>
          <w:tcPr>
            <w:tcW w:w="0" w:type="auto"/>
          </w:tcPr>
          <w:p w14:paraId="681DD7E0" w14:textId="77777777" w:rsidR="00FB7F2F" w:rsidRDefault="00433F39" w:rsidP="007745E4">
            <w:pPr>
              <w:pStyle w:val="Compact"/>
              <w:spacing w:line="240" w:lineRule="auto"/>
            </w:pPr>
            <w:r>
              <w:t>Unknown K gp.</w:t>
            </w:r>
          </w:p>
        </w:tc>
        <w:tc>
          <w:tcPr>
            <w:tcW w:w="0" w:type="auto"/>
          </w:tcPr>
          <w:p w14:paraId="5BEFAA2E" w14:textId="77777777" w:rsidR="00FB7F2F" w:rsidRDefault="00433F39" w:rsidP="007745E4">
            <w:pPr>
              <w:pStyle w:val="Compact"/>
              <w:spacing w:line="240" w:lineRule="auto"/>
            </w:pPr>
            <w:r>
              <w:t>0–1</w:t>
            </w:r>
          </w:p>
        </w:tc>
        <w:tc>
          <w:tcPr>
            <w:tcW w:w="0" w:type="auto"/>
          </w:tcPr>
          <w:p w14:paraId="14607F94" w14:textId="77777777" w:rsidR="00FB7F2F" w:rsidRDefault="00433F39" w:rsidP="007745E4">
            <w:pPr>
              <w:pStyle w:val="Compact"/>
              <w:spacing w:line="240" w:lineRule="auto"/>
              <w:jc w:val="right"/>
            </w:pPr>
            <w:r>
              <w:t>1</w:t>
            </w:r>
          </w:p>
        </w:tc>
        <w:tc>
          <w:tcPr>
            <w:tcW w:w="0" w:type="auto"/>
          </w:tcPr>
          <w:p w14:paraId="550B1493" w14:textId="77777777" w:rsidR="00FB7F2F" w:rsidRDefault="00433F39" w:rsidP="007745E4">
            <w:pPr>
              <w:pStyle w:val="Compact"/>
              <w:spacing w:line="240" w:lineRule="auto"/>
              <w:jc w:val="right"/>
            </w:pPr>
            <w:r>
              <w:t>0.05</w:t>
            </w:r>
          </w:p>
        </w:tc>
        <w:tc>
          <w:tcPr>
            <w:tcW w:w="0" w:type="auto"/>
          </w:tcPr>
          <w:p w14:paraId="25213401" w14:textId="77777777" w:rsidR="00FB7F2F" w:rsidRDefault="00433F39" w:rsidP="007745E4">
            <w:pPr>
              <w:pStyle w:val="Compact"/>
              <w:spacing w:line="240" w:lineRule="auto"/>
              <w:jc w:val="right"/>
            </w:pPr>
            <w:r>
              <w:t>0.224</w:t>
            </w:r>
          </w:p>
        </w:tc>
      </w:tr>
      <w:tr w:rsidR="00FB7F2F" w14:paraId="70394F36" w14:textId="77777777" w:rsidTr="007745E4">
        <w:trPr>
          <w:cnfStyle w:val="000000100000" w:firstRow="0" w:lastRow="0" w:firstColumn="0" w:lastColumn="0" w:oddVBand="0" w:evenVBand="0" w:oddHBand="1" w:evenHBand="0" w:firstRowFirstColumn="0" w:firstRowLastColumn="0" w:lastRowFirstColumn="0" w:lastRowLastColumn="0"/>
        </w:trPr>
        <w:tc>
          <w:tcPr>
            <w:tcW w:w="0" w:type="auto"/>
          </w:tcPr>
          <w:p w14:paraId="50CB0D03" w14:textId="77777777" w:rsidR="00FB7F2F" w:rsidRDefault="00433F39" w:rsidP="007745E4">
            <w:pPr>
              <w:pStyle w:val="Compact"/>
              <w:spacing w:line="240" w:lineRule="auto"/>
            </w:pPr>
            <w:r>
              <w:t>Unknown L gp.</w:t>
            </w:r>
          </w:p>
        </w:tc>
        <w:tc>
          <w:tcPr>
            <w:tcW w:w="0" w:type="auto"/>
          </w:tcPr>
          <w:p w14:paraId="18BF1DC2" w14:textId="77777777" w:rsidR="00FB7F2F" w:rsidRDefault="00433F39" w:rsidP="007745E4">
            <w:pPr>
              <w:pStyle w:val="Compact"/>
              <w:spacing w:line="240" w:lineRule="auto"/>
            </w:pPr>
            <w:r>
              <w:t>0–1</w:t>
            </w:r>
          </w:p>
        </w:tc>
        <w:tc>
          <w:tcPr>
            <w:tcW w:w="0" w:type="auto"/>
          </w:tcPr>
          <w:p w14:paraId="76E56401" w14:textId="77777777" w:rsidR="00FB7F2F" w:rsidRDefault="00433F39" w:rsidP="007745E4">
            <w:pPr>
              <w:pStyle w:val="Compact"/>
              <w:spacing w:line="240" w:lineRule="auto"/>
              <w:jc w:val="right"/>
            </w:pPr>
            <w:r>
              <w:t>1</w:t>
            </w:r>
          </w:p>
        </w:tc>
        <w:tc>
          <w:tcPr>
            <w:tcW w:w="0" w:type="auto"/>
          </w:tcPr>
          <w:p w14:paraId="593A73F8" w14:textId="77777777" w:rsidR="00FB7F2F" w:rsidRDefault="00433F39" w:rsidP="007745E4">
            <w:pPr>
              <w:pStyle w:val="Compact"/>
              <w:spacing w:line="240" w:lineRule="auto"/>
              <w:jc w:val="right"/>
            </w:pPr>
            <w:r>
              <w:t>0.05</w:t>
            </w:r>
          </w:p>
        </w:tc>
        <w:tc>
          <w:tcPr>
            <w:tcW w:w="0" w:type="auto"/>
          </w:tcPr>
          <w:p w14:paraId="327FE9CE" w14:textId="77777777" w:rsidR="00FB7F2F" w:rsidRDefault="00433F39" w:rsidP="007745E4">
            <w:pPr>
              <w:pStyle w:val="Compact"/>
              <w:spacing w:line="240" w:lineRule="auto"/>
              <w:jc w:val="right"/>
            </w:pPr>
            <w:r>
              <w:t>0.224</w:t>
            </w:r>
          </w:p>
        </w:tc>
      </w:tr>
      <w:tr w:rsidR="00FB7F2F" w14:paraId="0066B7B4" w14:textId="77777777" w:rsidTr="007745E4">
        <w:tc>
          <w:tcPr>
            <w:tcW w:w="0" w:type="auto"/>
          </w:tcPr>
          <w:p w14:paraId="61A0C07A" w14:textId="77777777" w:rsidR="00FB7F2F" w:rsidRDefault="00433F39" w:rsidP="007745E4">
            <w:pPr>
              <w:pStyle w:val="Compact"/>
              <w:spacing w:line="240" w:lineRule="auto"/>
            </w:pPr>
            <w:r>
              <w:t>Unknown N gp.</w:t>
            </w:r>
          </w:p>
        </w:tc>
        <w:tc>
          <w:tcPr>
            <w:tcW w:w="0" w:type="auto"/>
          </w:tcPr>
          <w:p w14:paraId="6F04FDE1" w14:textId="77777777" w:rsidR="00FB7F2F" w:rsidRDefault="00433F39" w:rsidP="007745E4">
            <w:pPr>
              <w:pStyle w:val="Compact"/>
              <w:spacing w:line="240" w:lineRule="auto"/>
            </w:pPr>
            <w:r>
              <w:t>0–5</w:t>
            </w:r>
          </w:p>
        </w:tc>
        <w:tc>
          <w:tcPr>
            <w:tcW w:w="0" w:type="auto"/>
          </w:tcPr>
          <w:p w14:paraId="2D8CA0B8" w14:textId="77777777" w:rsidR="00FB7F2F" w:rsidRDefault="00433F39" w:rsidP="007745E4">
            <w:pPr>
              <w:pStyle w:val="Compact"/>
              <w:spacing w:line="240" w:lineRule="auto"/>
              <w:jc w:val="right"/>
            </w:pPr>
            <w:r>
              <w:t>5</w:t>
            </w:r>
          </w:p>
        </w:tc>
        <w:tc>
          <w:tcPr>
            <w:tcW w:w="0" w:type="auto"/>
          </w:tcPr>
          <w:p w14:paraId="06FE6F9D" w14:textId="77777777" w:rsidR="00FB7F2F" w:rsidRDefault="00433F39" w:rsidP="007745E4">
            <w:pPr>
              <w:pStyle w:val="Compact"/>
              <w:spacing w:line="240" w:lineRule="auto"/>
              <w:jc w:val="right"/>
            </w:pPr>
            <w:r>
              <w:t>0.25</w:t>
            </w:r>
          </w:p>
        </w:tc>
        <w:tc>
          <w:tcPr>
            <w:tcW w:w="0" w:type="auto"/>
          </w:tcPr>
          <w:p w14:paraId="6A0C996C" w14:textId="77777777" w:rsidR="00FB7F2F" w:rsidRDefault="00433F39" w:rsidP="007745E4">
            <w:pPr>
              <w:pStyle w:val="Compact"/>
              <w:spacing w:line="240" w:lineRule="auto"/>
              <w:jc w:val="right"/>
            </w:pPr>
            <w:r>
              <w:t>1.118</w:t>
            </w:r>
          </w:p>
        </w:tc>
      </w:tr>
      <w:tr w:rsidR="00FB7F2F" w14:paraId="4468140F" w14:textId="77777777" w:rsidTr="007745E4">
        <w:trPr>
          <w:cnfStyle w:val="000000100000" w:firstRow="0" w:lastRow="0" w:firstColumn="0" w:lastColumn="0" w:oddVBand="0" w:evenVBand="0" w:oddHBand="1" w:evenHBand="0" w:firstRowFirstColumn="0" w:firstRowLastColumn="0" w:lastRowFirstColumn="0" w:lastRowLastColumn="0"/>
        </w:trPr>
        <w:tc>
          <w:tcPr>
            <w:tcW w:w="0" w:type="auto"/>
          </w:tcPr>
          <w:p w14:paraId="7FA22457" w14:textId="77777777" w:rsidR="00FB7F2F" w:rsidRDefault="00433F39" w:rsidP="007745E4">
            <w:pPr>
              <w:pStyle w:val="Compact"/>
              <w:spacing w:line="240" w:lineRule="auto"/>
            </w:pPr>
            <w:r>
              <w:t>Unknown S gp.</w:t>
            </w:r>
          </w:p>
        </w:tc>
        <w:tc>
          <w:tcPr>
            <w:tcW w:w="0" w:type="auto"/>
          </w:tcPr>
          <w:p w14:paraId="0A592767" w14:textId="77777777" w:rsidR="00FB7F2F" w:rsidRDefault="00433F39" w:rsidP="007745E4">
            <w:pPr>
              <w:pStyle w:val="Compact"/>
              <w:spacing w:line="240" w:lineRule="auto"/>
            </w:pPr>
            <w:r>
              <w:t>0–1</w:t>
            </w:r>
          </w:p>
        </w:tc>
        <w:tc>
          <w:tcPr>
            <w:tcW w:w="0" w:type="auto"/>
          </w:tcPr>
          <w:p w14:paraId="19495DC8" w14:textId="77777777" w:rsidR="00FB7F2F" w:rsidRDefault="00433F39" w:rsidP="007745E4">
            <w:pPr>
              <w:pStyle w:val="Compact"/>
              <w:spacing w:line="240" w:lineRule="auto"/>
              <w:jc w:val="right"/>
            </w:pPr>
            <w:r>
              <w:t>1</w:t>
            </w:r>
          </w:p>
        </w:tc>
        <w:tc>
          <w:tcPr>
            <w:tcW w:w="0" w:type="auto"/>
          </w:tcPr>
          <w:p w14:paraId="2E9F8073" w14:textId="77777777" w:rsidR="00FB7F2F" w:rsidRDefault="00433F39" w:rsidP="007745E4">
            <w:pPr>
              <w:pStyle w:val="Compact"/>
              <w:spacing w:line="240" w:lineRule="auto"/>
              <w:jc w:val="right"/>
            </w:pPr>
            <w:r>
              <w:t>0.05</w:t>
            </w:r>
          </w:p>
        </w:tc>
        <w:tc>
          <w:tcPr>
            <w:tcW w:w="0" w:type="auto"/>
          </w:tcPr>
          <w:p w14:paraId="380F777F" w14:textId="77777777" w:rsidR="00FB7F2F" w:rsidRDefault="00433F39" w:rsidP="007745E4">
            <w:pPr>
              <w:pStyle w:val="Compact"/>
              <w:spacing w:line="240" w:lineRule="auto"/>
              <w:jc w:val="right"/>
            </w:pPr>
            <w:r>
              <w:t>0.224</w:t>
            </w:r>
          </w:p>
        </w:tc>
      </w:tr>
    </w:tbl>
    <w:p w14:paraId="67D663E1" w14:textId="77777777" w:rsidR="007745E4" w:rsidRDefault="007745E4" w:rsidP="007745E4">
      <w:bookmarkStart w:id="210" w:name="works-cited"/>
      <w:bookmarkEnd w:id="210"/>
    </w:p>
    <w:p w14:paraId="26C2A62D" w14:textId="77777777" w:rsidR="00FB7F2F" w:rsidRDefault="007745E4" w:rsidP="007745E4">
      <w:pPr>
        <w:pStyle w:val="Heading1"/>
      </w:pPr>
      <w:r>
        <w:br w:type="page"/>
      </w:r>
      <w:r w:rsidR="00433F39">
        <w:lastRenderedPageBreak/>
        <w:t>Works Cited</w:t>
      </w:r>
    </w:p>
    <w:p w14:paraId="146DD45B" w14:textId="77777777" w:rsidR="00FB7F2F" w:rsidRDefault="00433F39" w:rsidP="00574BCD">
      <w:pPr>
        <w:pStyle w:val="Bibliography"/>
        <w:spacing w:line="276" w:lineRule="auto"/>
        <w:ind w:left="450" w:hanging="450"/>
      </w:pPr>
      <w:r>
        <w:t>Alberti, M., 2005. The effects of urban patterns on ecosystem function. International Regional Science Review 28, 168–192.</w:t>
      </w:r>
    </w:p>
    <w:p w14:paraId="54786FE3" w14:textId="77777777" w:rsidR="00FB7F2F" w:rsidRDefault="00433F39" w:rsidP="00574BCD">
      <w:pPr>
        <w:pStyle w:val="Bibliography"/>
        <w:spacing w:line="276" w:lineRule="auto"/>
        <w:ind w:left="450" w:hanging="450"/>
      </w:pPr>
      <w:r>
        <w:t>Alberti, M., Marzluff, J.M., Shulenberger, E., Bradley, G., Ryan, C., Zumbrunnen, C., 2003. Integrating humans into ecology: Opportunities and challenges for studying urban ecosystems. AIBS Bulletin 53, 1169–1179.</w:t>
      </w:r>
    </w:p>
    <w:p w14:paraId="2B694696" w14:textId="77777777" w:rsidR="00FB7F2F" w:rsidRDefault="00433F39" w:rsidP="00574BCD">
      <w:pPr>
        <w:pStyle w:val="Bibliography"/>
        <w:spacing w:line="276" w:lineRule="auto"/>
        <w:ind w:left="450" w:hanging="450"/>
      </w:pPr>
      <w:r>
        <w:t>Anderson, M.J., 2001. A new method for non-parametric multivariate analysis of variance. Austral Ecology 26, 32–46.</w:t>
      </w:r>
    </w:p>
    <w:p w14:paraId="00C5AA49" w14:textId="77777777" w:rsidR="00FB7F2F" w:rsidRDefault="00433F39" w:rsidP="00574BCD">
      <w:pPr>
        <w:pStyle w:val="Bibliography"/>
        <w:spacing w:line="276" w:lineRule="auto"/>
        <w:ind w:left="450" w:hanging="450"/>
      </w:pPr>
      <w:r>
        <w:t>Andres, C.K., Smith, R.C., 2004. Principles and practices of commercial construction. Pearson/Prentice Hall.</w:t>
      </w:r>
    </w:p>
    <w:p w14:paraId="3A225211" w14:textId="77777777" w:rsidR="00FB7F2F" w:rsidRDefault="00433F39" w:rsidP="00574BCD">
      <w:pPr>
        <w:pStyle w:val="Bibliography"/>
        <w:spacing w:line="276" w:lineRule="auto"/>
        <w:ind w:left="450" w:hanging="450"/>
      </w:pPr>
      <w:r>
        <w:t>Avolio, M.L., Pataki, D.E., Trammell, T.L., Endter-Wada, J., 2018. Biodiverse cities: The nursery industry, homeowners, and neighborhood differences drive urban tree composition. Ecological Monographs 88, 259–276.</w:t>
      </w:r>
    </w:p>
    <w:p w14:paraId="51B31BB6" w14:textId="77777777" w:rsidR="00FB7F2F" w:rsidRDefault="00433F39" w:rsidP="00574BCD">
      <w:pPr>
        <w:pStyle w:val="Bibliography"/>
        <w:spacing w:line="276" w:lineRule="auto"/>
        <w:ind w:left="450" w:hanging="450"/>
      </w:pPr>
      <w:r>
        <w:t>Belaire, J.A., Whelan, C.J., Minor, E.S., 2014. Having our yards and sharing them too: The collective effects of yards on native bird species in an urban landscape. Ecological Applications 24, 2132–2143.</w:t>
      </w:r>
    </w:p>
    <w:p w14:paraId="5F3AE9A2" w14:textId="77777777" w:rsidR="00FB7F2F" w:rsidRDefault="00433F39" w:rsidP="00574BCD">
      <w:pPr>
        <w:pStyle w:val="Bibliography"/>
        <w:spacing w:line="276" w:lineRule="auto"/>
        <w:ind w:left="450" w:hanging="450"/>
      </w:pPr>
      <w:r>
        <w:t>Blair, R.B., 1999. Birds and butterflies along an urban gradient: Surrogate taxa for assessing biodiversity? Ecological applications 9, 164–170.</w:t>
      </w:r>
    </w:p>
    <w:p w14:paraId="7221E7DB" w14:textId="77777777" w:rsidR="00FB7F2F" w:rsidRDefault="00433F39" w:rsidP="00574BCD">
      <w:pPr>
        <w:pStyle w:val="Bibliography"/>
        <w:spacing w:line="276" w:lineRule="auto"/>
        <w:ind w:left="450" w:hanging="450"/>
      </w:pPr>
      <w:r>
        <w:t xml:space="preserve">Blair, R.B., 1996. Land use and avian species diversity along an urban gradient. Ecological Applications 6, 506–519. </w:t>
      </w:r>
      <w:hyperlink r:id="rId17">
        <w:r>
          <w:rPr>
            <w:rStyle w:val="Hyperlink"/>
          </w:rPr>
          <w:t>https://doi.org/10.2307/2269387</w:t>
        </w:r>
      </w:hyperlink>
    </w:p>
    <w:p w14:paraId="19C8AE01" w14:textId="77777777" w:rsidR="00FB7F2F" w:rsidRDefault="00433F39" w:rsidP="00574BCD">
      <w:pPr>
        <w:pStyle w:val="Bibliography"/>
        <w:spacing w:line="276" w:lineRule="auto"/>
        <w:ind w:left="450" w:hanging="450"/>
      </w:pPr>
      <w:r>
        <w:t>Boone, C.G., Cadenasso, M.L., Grove, J.M., Schwarz, K., Buckley, G.L., 2010. Landscape, vegetation characteristics, and group identity in an urban and suburban watershed: Why the 60s matter. Urban Ecosystems 13, 255–271.</w:t>
      </w:r>
    </w:p>
    <w:p w14:paraId="42C81024" w14:textId="77777777" w:rsidR="00FB7F2F" w:rsidRDefault="00433F39" w:rsidP="00574BCD">
      <w:pPr>
        <w:pStyle w:val="Bibliography"/>
        <w:spacing w:line="276" w:lineRule="auto"/>
        <w:ind w:left="450" w:hanging="450"/>
      </w:pPr>
      <w:r>
        <w:t>Bourne, K.S., Conway, T.M., 2014. The influence of land use type and municipal context on urban tree species diversity. Urban ecosystems 17, 329–348.</w:t>
      </w:r>
    </w:p>
    <w:p w14:paraId="101FFC43" w14:textId="77777777" w:rsidR="00FB7F2F" w:rsidRDefault="00433F39" w:rsidP="00574BCD">
      <w:pPr>
        <w:pStyle w:val="Bibliography"/>
        <w:spacing w:line="276" w:lineRule="auto"/>
        <w:ind w:left="450" w:hanging="450"/>
      </w:pPr>
      <w:r>
        <w:t>Breckenridge, J.N., 2000. Validating cluster analysis: Consistent replication and symmetry. Multivariate Behavioral Research 35, 261–285.</w:t>
      </w:r>
    </w:p>
    <w:p w14:paraId="361D5F3F" w14:textId="77777777" w:rsidR="00FB7F2F" w:rsidRDefault="00433F39" w:rsidP="00574BCD">
      <w:pPr>
        <w:pStyle w:val="Bibliography"/>
        <w:spacing w:line="276" w:lineRule="auto"/>
        <w:ind w:left="450" w:hanging="450"/>
      </w:pPr>
      <w:r>
        <w:t>Burghardt, K.T., Tallamy, D.W., Gregory Shriver, W., 2009. Impact of native plants on bird and butterfly biodiversity in suburban landscapes. Conservation Biology 23, 219–224.</w:t>
      </w:r>
    </w:p>
    <w:p w14:paraId="1FDBC39D" w14:textId="77777777" w:rsidR="00FB7F2F" w:rsidRDefault="00433F39" w:rsidP="00574BCD">
      <w:pPr>
        <w:pStyle w:val="Bibliography"/>
        <w:spacing w:line="276" w:lineRule="auto"/>
        <w:ind w:left="450" w:hanging="450"/>
      </w:pPr>
      <w:r>
        <w:t xml:space="preserve">Byrne, L.B., 2007. Habitat structure: A fundamental concept and framework for urban soil ecology. Urban Ecosystems 10, 255–274. </w:t>
      </w:r>
      <w:hyperlink r:id="rId18">
        <w:r>
          <w:rPr>
            <w:rStyle w:val="Hyperlink"/>
          </w:rPr>
          <w:t>https://doi.org/10.1007/s11252-007-0027-6</w:t>
        </w:r>
      </w:hyperlink>
    </w:p>
    <w:p w14:paraId="4CEC1BB3" w14:textId="77777777" w:rsidR="00FB7F2F" w:rsidRDefault="00433F39" w:rsidP="00574BCD">
      <w:pPr>
        <w:pStyle w:val="Bibliography"/>
        <w:spacing w:line="276" w:lineRule="auto"/>
        <w:ind w:left="450" w:hanging="450"/>
      </w:pPr>
      <w:r>
        <w:t>Chong, K.Y., Teo, S., Kurukulasuriya, B., Chung, Y.F., Rajathurai, S., Tan, H.T.W., 2014. Not all green is as good: Different effects of the natural and cultivated components of urban vegetation on bird and butterfly diversity. Biological Conservation 171, 299–309.</w:t>
      </w:r>
    </w:p>
    <w:p w14:paraId="18EF8EAD" w14:textId="77777777" w:rsidR="00FB7F2F" w:rsidRDefault="00433F39" w:rsidP="00574BCD">
      <w:pPr>
        <w:pStyle w:val="Bibliography"/>
        <w:spacing w:line="276" w:lineRule="auto"/>
        <w:ind w:left="450" w:hanging="450"/>
      </w:pPr>
      <w:r>
        <w:lastRenderedPageBreak/>
        <w:t>Clarke, L.W., Jenerette, G.D., Davila, A., 2013. The luxury of vegetation and the legacy of tree biodiversity in los angeles, ca. Landscape and urban planning 116, 48–59.</w:t>
      </w:r>
    </w:p>
    <w:p w14:paraId="394144DC" w14:textId="77777777" w:rsidR="00FB7F2F" w:rsidRDefault="00433F39" w:rsidP="00574BCD">
      <w:pPr>
        <w:pStyle w:val="Bibliography"/>
        <w:spacing w:line="276" w:lineRule="auto"/>
        <w:ind w:left="450" w:hanging="450"/>
      </w:pPr>
      <w:r>
        <w:t>Collins, S.L., Carpenter, S.R., Swinton, S.M., Orenstein, D.E., Childers, D.L., Gragson, T.L., Grimm, N.B., Grove, J.M., Harlan, S.L., Kaye, J.P., others, 2011. An integrated conceptual framework for long-term social–ecological research. Frontiers in Ecology and the Environment 9, 351–357.</w:t>
      </w:r>
    </w:p>
    <w:p w14:paraId="17FB86BD" w14:textId="77777777" w:rsidR="00FB7F2F" w:rsidRDefault="00433F39" w:rsidP="00574BCD">
      <w:pPr>
        <w:pStyle w:val="Bibliography"/>
        <w:spacing w:line="276" w:lineRule="auto"/>
        <w:ind w:left="450" w:hanging="450"/>
      </w:pPr>
      <w:r>
        <w:t>Conway, T.M., 2016. Tending their urban forest: Residents’ motivations for tree planting and removal. Urban forestry &amp; urban greening 17, 23–32.</w:t>
      </w:r>
    </w:p>
    <w:p w14:paraId="276CB9D5" w14:textId="77777777" w:rsidR="00FB7F2F" w:rsidRDefault="00433F39" w:rsidP="00574BCD">
      <w:pPr>
        <w:pStyle w:val="Bibliography"/>
        <w:spacing w:line="276" w:lineRule="auto"/>
        <w:ind w:left="450" w:hanging="450"/>
      </w:pPr>
      <w:r>
        <w:t>Cook, E.M., Hall, S.J., Larson, K.L., 2012. Residential landscapes as social-ecological systems: A synthesis of multi-scalar interactions between people and their home environment. Urban Ecosystems 15, 19–52.</w:t>
      </w:r>
    </w:p>
    <w:p w14:paraId="1121EA90" w14:textId="77777777" w:rsidR="00FB7F2F" w:rsidRDefault="00433F39" w:rsidP="00574BCD">
      <w:pPr>
        <w:pStyle w:val="Bibliography"/>
        <w:spacing w:line="276" w:lineRule="auto"/>
        <w:ind w:left="450" w:hanging="450"/>
      </w:pPr>
      <w:r>
        <w:t>Crisp, P.N., Dickinson, K., Gibbs, G., 1998. Does native invertebrate diversity reflect native plant diversity? A case study from new zealand and implications for conservation. Biological Conservation 83, 209–220.</w:t>
      </w:r>
    </w:p>
    <w:p w14:paraId="5D30430B" w14:textId="77777777" w:rsidR="00FB7F2F" w:rsidRDefault="00433F39" w:rsidP="00574BCD">
      <w:pPr>
        <w:pStyle w:val="Bibliography"/>
        <w:spacing w:line="276" w:lineRule="auto"/>
        <w:ind w:left="450" w:hanging="450"/>
      </w:pPr>
      <w:r>
        <w:t>Dana, E., Vivas, S., Mota, J., 2002. Urban vegetation of almeria city—a contribution to urban ecology in spain. Landscape and Urban Planning 59, 203–216.</w:t>
      </w:r>
    </w:p>
    <w:p w14:paraId="1F88E7B2" w14:textId="77777777" w:rsidR="00FB7F2F" w:rsidRDefault="00433F39" w:rsidP="00574BCD">
      <w:pPr>
        <w:pStyle w:val="Bibliography"/>
        <w:spacing w:line="276" w:lineRule="auto"/>
        <w:ind w:left="450" w:hanging="450"/>
      </w:pPr>
      <w:r>
        <w:t>Daniels, G., Kirkpatrick, J., 2006. Comparing the characteristics of front and back domestic gardens in hobart, tasmania, australia. Landscape and Urban Planning 78, 344–352.</w:t>
      </w:r>
    </w:p>
    <w:p w14:paraId="622D6450" w14:textId="77777777" w:rsidR="00FB7F2F" w:rsidRDefault="00433F39" w:rsidP="00574BCD">
      <w:pPr>
        <w:pStyle w:val="Bibliography"/>
        <w:spacing w:line="276" w:lineRule="auto"/>
        <w:ind w:left="450" w:hanging="450"/>
      </w:pPr>
      <w:r>
        <w:t>De Caceres, M., Legendre, P., 2009. Associations between species and groups of sites: Indices and statistical inference, Ecology.</w:t>
      </w:r>
    </w:p>
    <w:p w14:paraId="026E4A4D" w14:textId="77777777" w:rsidR="00FB7F2F" w:rsidRDefault="00433F39" w:rsidP="00574BCD">
      <w:pPr>
        <w:pStyle w:val="Bibliography"/>
        <w:spacing w:line="276" w:lineRule="auto"/>
        <w:ind w:left="450" w:hanging="450"/>
      </w:pPr>
      <w:r>
        <w:t>De Cáceres, M., 2013. How to use the indicspecies package (ver 1.7.1). Catalonia, Centre Tecnològic Forestal de Catalunya.</w:t>
      </w:r>
    </w:p>
    <w:p w14:paraId="5C251B67" w14:textId="77777777" w:rsidR="00FB7F2F" w:rsidRDefault="00433F39" w:rsidP="00574BCD">
      <w:pPr>
        <w:pStyle w:val="Bibliography"/>
        <w:spacing w:line="276" w:lineRule="auto"/>
        <w:ind w:left="450" w:hanging="450"/>
      </w:pPr>
      <w:r>
        <w:t>De Cáceres, M., Legendre, P., Moretti, M., 2010. Improving indicator species analysis by combining groups of sites. Oikos 119, 1674–1684.</w:t>
      </w:r>
    </w:p>
    <w:p w14:paraId="16991770" w14:textId="77777777" w:rsidR="00FB7F2F" w:rsidRDefault="00433F39" w:rsidP="00574BCD">
      <w:pPr>
        <w:pStyle w:val="Bibliography"/>
        <w:spacing w:line="276" w:lineRule="auto"/>
        <w:ind w:left="450" w:hanging="450"/>
      </w:pPr>
      <w:r>
        <w:t>DeLaria, M., 2008. Low impact development as a stormwater management technique. The Rocky Mountain Land Use Institute.</w:t>
      </w:r>
    </w:p>
    <w:p w14:paraId="0A24E614" w14:textId="77777777" w:rsidR="00FB7F2F" w:rsidRDefault="00433F39" w:rsidP="00574BCD">
      <w:pPr>
        <w:pStyle w:val="Bibliography"/>
        <w:spacing w:line="276" w:lineRule="auto"/>
        <w:ind w:left="450" w:hanging="450"/>
      </w:pPr>
      <w:r>
        <w:t>Dexter, L., 1970. Elite and specialized interviewing.</w:t>
      </w:r>
    </w:p>
    <w:p w14:paraId="449B3E32" w14:textId="77777777" w:rsidR="00FB7F2F" w:rsidRDefault="00433F39" w:rsidP="00574BCD">
      <w:pPr>
        <w:pStyle w:val="Bibliography"/>
        <w:spacing w:line="276" w:lineRule="auto"/>
        <w:ind w:left="450" w:hanging="450"/>
      </w:pPr>
      <w:r>
        <w:t>Dirr, M., 2009. Manual of woody landscape plants: Their identification, ornamental characteristics, culture, propagation and uses. Stipes Publishing LLC.</w:t>
      </w:r>
    </w:p>
    <w:p w14:paraId="12ADCF18" w14:textId="77777777" w:rsidR="00FB7F2F" w:rsidRDefault="00433F39" w:rsidP="00574BCD">
      <w:pPr>
        <w:pStyle w:val="Bibliography"/>
        <w:spacing w:line="276" w:lineRule="auto"/>
        <w:ind w:left="450" w:hanging="450"/>
      </w:pPr>
      <w:r>
        <w:t>Dirr, M., 1997. Dirr’s hardy trees and shrubs: An illustrated encyclopedia. Timber Press, Inc.</w:t>
      </w:r>
    </w:p>
    <w:p w14:paraId="30EE97C6" w14:textId="77777777" w:rsidR="00FB7F2F" w:rsidRDefault="00433F39" w:rsidP="00574BCD">
      <w:pPr>
        <w:pStyle w:val="Bibliography"/>
        <w:spacing w:line="276" w:lineRule="auto"/>
        <w:ind w:left="450" w:hanging="450"/>
      </w:pPr>
      <w:r>
        <w:t>Dorney, J.R., Guntenspergen, G.R., Keough, J.R., Stearns, F., 1984. Composition and structure of an urban woody plant community. Urban Ecology 8, 69–90.</w:t>
      </w:r>
    </w:p>
    <w:p w14:paraId="4C41486B" w14:textId="77777777" w:rsidR="00FB7F2F" w:rsidRDefault="00433F39" w:rsidP="00574BCD">
      <w:pPr>
        <w:pStyle w:val="Bibliography"/>
        <w:spacing w:line="276" w:lineRule="auto"/>
        <w:ind w:left="450" w:hanging="450"/>
      </w:pPr>
      <w:r>
        <w:t>Dufrêne, M., Legendre, P., 1997. Species assemblages and indicator species: The need for a flexible asymmetrical approach. Ecological monographs 67, 345–366.</w:t>
      </w:r>
    </w:p>
    <w:p w14:paraId="7F840144" w14:textId="77777777" w:rsidR="00FB7F2F" w:rsidRDefault="00433F39" w:rsidP="00574BCD">
      <w:pPr>
        <w:pStyle w:val="Bibliography"/>
        <w:spacing w:line="276" w:lineRule="auto"/>
        <w:ind w:left="450" w:hanging="450"/>
      </w:pPr>
      <w:r>
        <w:lastRenderedPageBreak/>
        <w:t>Dyson, K., 2019. Parcel-scale development and landscaping actions affect vegetation, bird, and fungal communities on office developments (PhD thesis).</w:t>
      </w:r>
    </w:p>
    <w:p w14:paraId="06318A17" w14:textId="77777777" w:rsidR="00FB7F2F" w:rsidRDefault="00433F39" w:rsidP="00574BCD">
      <w:pPr>
        <w:pStyle w:val="Bibliography"/>
        <w:spacing w:line="276" w:lineRule="auto"/>
        <w:ind w:left="450" w:hanging="450"/>
      </w:pPr>
      <w:r>
        <w:t>Dyson, K., 2018. Custom community ecology helper r scripts.</w:t>
      </w:r>
    </w:p>
    <w:p w14:paraId="358B358D" w14:textId="77777777" w:rsidR="00FB7F2F" w:rsidRDefault="00433F39" w:rsidP="00574BCD">
      <w:pPr>
        <w:pStyle w:val="Bibliography"/>
        <w:spacing w:line="276" w:lineRule="auto"/>
        <w:ind w:left="450" w:hanging="450"/>
      </w:pPr>
      <w:r>
        <w:t xml:space="preserve">Dyson, K., Ziter, C., Fuentes, T.L., Patterson, M.S., 2018. Conducting urban ecology research on private property: Advice and lessons learned in the field. PeerJ Preprints. </w:t>
      </w:r>
      <w:hyperlink r:id="rId19">
        <w:r>
          <w:rPr>
            <w:rStyle w:val="Hyperlink"/>
          </w:rPr>
          <w:t>https://doi.org/10.7287/peerj.preprints.26457v1</w:t>
        </w:r>
      </w:hyperlink>
    </w:p>
    <w:p w14:paraId="3892279B" w14:textId="77777777" w:rsidR="00FB7F2F" w:rsidRDefault="00433F39" w:rsidP="00574BCD">
      <w:pPr>
        <w:pStyle w:val="Bibliography"/>
        <w:spacing w:line="276" w:lineRule="auto"/>
        <w:ind w:left="450" w:hanging="450"/>
      </w:pPr>
      <w:r>
        <w:t>Ellis, J.I., Schneider, D.C., 1997. Evaluation of a gradient sampling design for environmental impact assessment. Environmental Monitoring and Assessment 48, 157–172.</w:t>
      </w:r>
    </w:p>
    <w:p w14:paraId="5A0646CA" w14:textId="77777777" w:rsidR="00FB7F2F" w:rsidRDefault="00433F39" w:rsidP="00574BCD">
      <w:pPr>
        <w:pStyle w:val="Bibliography"/>
        <w:spacing w:line="276" w:lineRule="auto"/>
        <w:ind w:left="450" w:hanging="450"/>
      </w:pPr>
      <w:r>
        <w:t>Elmendorf, W., 2008. The importance of trees and nature in community: A review of the relative literature. Arboriculture and Urban Forestry 34, 152.</w:t>
      </w:r>
    </w:p>
    <w:p w14:paraId="3DD69949" w14:textId="77777777" w:rsidR="00FB7F2F" w:rsidRDefault="00433F39" w:rsidP="00574BCD">
      <w:pPr>
        <w:pStyle w:val="Bibliography"/>
        <w:spacing w:line="276" w:lineRule="auto"/>
        <w:ind w:left="450" w:hanging="450"/>
      </w:pPr>
      <w:r>
        <w:t>Environmental Protection Agency, 2011. Assessing street and parking design standards to reduce excess impervious cover in new hampshire and massachusetts.</w:t>
      </w:r>
    </w:p>
    <w:p w14:paraId="6CC3608E" w14:textId="77777777" w:rsidR="00FB7F2F" w:rsidRDefault="00433F39" w:rsidP="00574BCD">
      <w:pPr>
        <w:pStyle w:val="Bibliography"/>
        <w:spacing w:line="276" w:lineRule="auto"/>
        <w:ind w:left="450" w:hanging="450"/>
      </w:pPr>
      <w:r>
        <w:t>Faeth, S.H., Bang, C., Saari, S., 2011. Urban biodiversity: Patterns and mechanisms. Annals of the New York Academy of Sciences 1223, 69–81.</w:t>
      </w:r>
    </w:p>
    <w:p w14:paraId="1E5C1C07" w14:textId="77777777" w:rsidR="00FB7F2F" w:rsidRDefault="00433F39" w:rsidP="00574BCD">
      <w:pPr>
        <w:pStyle w:val="Bibliography"/>
        <w:spacing w:line="276" w:lineRule="auto"/>
        <w:ind w:left="450" w:hanging="450"/>
      </w:pPr>
      <w:r>
        <w:t>Faeth, S.H., Warren, P.S., Shochat, E., Marussich, W.A., 2005. Trophic dynamics in urban communities. BioScience 55, 399–407.</w:t>
      </w:r>
    </w:p>
    <w:p w14:paraId="4EABF682" w14:textId="77777777" w:rsidR="00FB7F2F" w:rsidRDefault="00433F39" w:rsidP="00574BCD">
      <w:pPr>
        <w:pStyle w:val="Bibliography"/>
        <w:spacing w:line="276" w:lineRule="auto"/>
        <w:ind w:left="450" w:hanging="450"/>
      </w:pPr>
      <w:r>
        <w:t>Fahrig, L., 2001. How much habitat is enough? Biological conservation 100, 65–74.</w:t>
      </w:r>
    </w:p>
    <w:p w14:paraId="361CBB62" w14:textId="77777777" w:rsidR="00FB7F2F" w:rsidRDefault="00433F39" w:rsidP="00574BCD">
      <w:pPr>
        <w:pStyle w:val="Bibliography"/>
        <w:spacing w:line="276" w:lineRule="auto"/>
        <w:ind w:left="450" w:hanging="450"/>
      </w:pPr>
      <w:r>
        <w:t>Fischer, J., Lindenmayer, D.B., Manning, A.D., 2006. Biodiversity, ecosystem function, and resilience: Ten guiding principles for commodity production landscapes. Frontiers in Ecology and the Environment 4, 80–86.</w:t>
      </w:r>
    </w:p>
    <w:p w14:paraId="074D767F" w14:textId="77777777" w:rsidR="00FB7F2F" w:rsidRDefault="00433F39" w:rsidP="00574BCD">
      <w:pPr>
        <w:pStyle w:val="Bibliography"/>
        <w:spacing w:line="276" w:lineRule="auto"/>
        <w:ind w:left="450" w:hanging="450"/>
      </w:pPr>
      <w:r>
        <w:t>Fraser, E., Kenney, W.A., others, 2000. Cultural background and landscape history as factors affecting perceptions of the urban forest. Journal of Arboriculture 26, 106–113.</w:t>
      </w:r>
    </w:p>
    <w:p w14:paraId="41C79C16" w14:textId="77777777" w:rsidR="00FB7F2F" w:rsidRDefault="00433F39" w:rsidP="00574BCD">
      <w:pPr>
        <w:pStyle w:val="Bibliography"/>
        <w:spacing w:line="276" w:lineRule="auto"/>
        <w:ind w:left="450" w:hanging="450"/>
      </w:pPr>
      <w:r>
        <w:t>Germaine, S.S., Rosenstock, S.S., Schweinsburg, R.E., Richardson, W.S., 1998. Relationships among breeding birds, habitat, and residential development in greater tucson, arizona. Ecological applications 8, 680–691.</w:t>
      </w:r>
    </w:p>
    <w:p w14:paraId="21BBC971" w14:textId="77777777" w:rsidR="00FB7F2F" w:rsidRDefault="00433F39" w:rsidP="00574BCD">
      <w:pPr>
        <w:pStyle w:val="Bibliography"/>
        <w:spacing w:line="276" w:lineRule="auto"/>
        <w:ind w:left="450" w:hanging="450"/>
      </w:pPr>
      <w:r>
        <w:t>Gibb, H., Hochuli, D.F., 2002. Habitat fragmentation in an urban environment: Large and small fragments support different arthropod assemblages. Biological conservation 106, 91–100.</w:t>
      </w:r>
    </w:p>
    <w:p w14:paraId="3C2BB889" w14:textId="77777777" w:rsidR="00FB7F2F" w:rsidRDefault="00433F39" w:rsidP="00574BCD">
      <w:pPr>
        <w:pStyle w:val="Bibliography"/>
        <w:spacing w:line="276" w:lineRule="auto"/>
        <w:ind w:left="450" w:hanging="450"/>
      </w:pPr>
      <w:r>
        <w:t>Goddard, M.A., Dougill, A.J., Benton, T.G., 2010. Scaling up from gardens: Biodiversity conservation in urban environments. Trends in ecology &amp; evolution 25, 90–98.</w:t>
      </w:r>
    </w:p>
    <w:p w14:paraId="74533A5B" w14:textId="77777777" w:rsidR="00FB7F2F" w:rsidRDefault="00433F39" w:rsidP="00574BCD">
      <w:pPr>
        <w:pStyle w:val="Bibliography"/>
        <w:spacing w:line="276" w:lineRule="auto"/>
        <w:ind w:left="450" w:hanging="450"/>
      </w:pPr>
      <w:r>
        <w:t>Goodness, J., 2018. Urban landscaping choices and people’s selection of plant traits in cape town, south africa. Environmental Science &amp; Policy 85, 182–192.</w:t>
      </w:r>
    </w:p>
    <w:p w14:paraId="37F2A60D" w14:textId="77777777" w:rsidR="00FB7F2F" w:rsidRDefault="00433F39" w:rsidP="00574BCD">
      <w:pPr>
        <w:pStyle w:val="Bibliography"/>
        <w:spacing w:line="276" w:lineRule="auto"/>
        <w:ind w:left="450" w:hanging="450"/>
      </w:pPr>
      <w:r>
        <w:t>Grimes, A., Mitchell, I., 2015. Impacts of planning rules, regulations, uncertainty and delay on residential property development.</w:t>
      </w:r>
    </w:p>
    <w:p w14:paraId="72D91743" w14:textId="77777777" w:rsidR="00FB7F2F" w:rsidRDefault="00433F39" w:rsidP="00574BCD">
      <w:pPr>
        <w:pStyle w:val="Bibliography"/>
        <w:spacing w:line="276" w:lineRule="auto"/>
        <w:ind w:left="450" w:hanging="450"/>
      </w:pPr>
      <w:r>
        <w:lastRenderedPageBreak/>
        <w:t>Grimm, N.B., Pickett, S.T., Hale, R.L., Cadenasso, M.L., 2017. Does the ecological concept of disturbance have utility in urban social–ecological–technological systems? Ecosystem Health and Sustainability 3, e01255.</w:t>
      </w:r>
    </w:p>
    <w:p w14:paraId="0D5E5DAE" w14:textId="77777777" w:rsidR="00FB7F2F" w:rsidRDefault="00433F39" w:rsidP="00574BCD">
      <w:pPr>
        <w:pStyle w:val="Bibliography"/>
        <w:spacing w:line="276" w:lineRule="auto"/>
        <w:ind w:left="450" w:hanging="450"/>
      </w:pPr>
      <w:r>
        <w:t>Grove, J.M., Locke, D.H., O’Neil-Dunne, J.P., 2014. An ecology of prestige in new york city: Examining the relationships among population density, socio-economic status, group identity, and residential canopy cover. Environmental management 54, 402–419.</w:t>
      </w:r>
    </w:p>
    <w:p w14:paraId="783C84E5" w14:textId="77777777" w:rsidR="00FB7F2F" w:rsidRDefault="00433F39" w:rsidP="00574BCD">
      <w:pPr>
        <w:pStyle w:val="Bibliography"/>
        <w:spacing w:line="276" w:lineRule="auto"/>
        <w:ind w:left="450" w:hanging="450"/>
      </w:pPr>
      <w:r>
        <w:t>Halpern, C.B., Spies, T.A., 1995. Plant species diversity in natural and managed forests of the pacific northwest. Ecological Applications 5, 913–934.</w:t>
      </w:r>
    </w:p>
    <w:p w14:paraId="44C3373B" w14:textId="77777777" w:rsidR="00FB7F2F" w:rsidRDefault="00433F39" w:rsidP="00574BCD">
      <w:pPr>
        <w:pStyle w:val="Bibliography"/>
        <w:spacing w:line="276" w:lineRule="auto"/>
        <w:ind w:left="450" w:hanging="450"/>
      </w:pPr>
      <w:r>
        <w:t>Harris, E.M., Polsky, C., Larson, K.L., Garvoille, R., Martin, D.G., Brumand, J., Ogden, L., 2012. Heterogeneity in residential yard care: Evidence from boston, miami, and phoenix. Human Ecology 40, 735–749.</w:t>
      </w:r>
    </w:p>
    <w:p w14:paraId="102ABDF5" w14:textId="77777777" w:rsidR="00FB7F2F" w:rsidRDefault="00433F39" w:rsidP="00574BCD">
      <w:pPr>
        <w:pStyle w:val="Bibliography"/>
        <w:spacing w:line="276" w:lineRule="auto"/>
        <w:ind w:left="450" w:hanging="450"/>
      </w:pPr>
      <w:r>
        <w:t xml:space="preserve">Harvey, W.S., 2011. Strategies for conducting elite interviews. Qualitative Research 11, 431–441. </w:t>
      </w:r>
      <w:hyperlink r:id="rId20">
        <w:r>
          <w:rPr>
            <w:rStyle w:val="Hyperlink"/>
          </w:rPr>
          <w:t>https://doi.org/10.1177/1468794111404329</w:t>
        </w:r>
      </w:hyperlink>
    </w:p>
    <w:p w14:paraId="52C62C94" w14:textId="77777777" w:rsidR="00FB7F2F" w:rsidRDefault="00433F39" w:rsidP="00574BCD">
      <w:pPr>
        <w:pStyle w:val="Bibliography"/>
        <w:spacing w:line="276" w:lineRule="auto"/>
        <w:ind w:left="450" w:hanging="450"/>
      </w:pPr>
      <w:r>
        <w:t>Häkkinen, T., Belloni, K., 2011. Barriers and drivers for sustainable building. Building Research &amp; Information 39, 239–255.</w:t>
      </w:r>
    </w:p>
    <w:p w14:paraId="17A91C09" w14:textId="77777777" w:rsidR="00FB7F2F" w:rsidRDefault="00433F39" w:rsidP="00574BCD">
      <w:pPr>
        <w:pStyle w:val="Bibliography"/>
        <w:spacing w:line="276" w:lineRule="auto"/>
        <w:ind w:left="450" w:hanging="450"/>
      </w:pPr>
      <w:r>
        <w:t>Heezik, Y.M. van, Freeman, C., Porter, S., Dickinson, K.J., others, 2014. Native and exotic woody vegetation communities in domestic gardens in relation to social and environmental factors. Ecology and Society 19, 17.</w:t>
      </w:r>
    </w:p>
    <w:p w14:paraId="4DA538D2" w14:textId="77777777" w:rsidR="00FB7F2F" w:rsidRDefault="00433F39" w:rsidP="00574BCD">
      <w:pPr>
        <w:pStyle w:val="Bibliography"/>
        <w:spacing w:line="276" w:lineRule="auto"/>
        <w:ind w:left="450" w:hanging="450"/>
      </w:pPr>
      <w:r>
        <w:t>Helfand, G.E., Park, J.S., Nassauer, J.I., Kosek, S., 2006. The economics of native plants in residential landscape designs. Landscape and Urban Planning 78, 229–240.</w:t>
      </w:r>
    </w:p>
    <w:p w14:paraId="5681A8EE" w14:textId="77777777" w:rsidR="00FB7F2F" w:rsidRDefault="00433F39" w:rsidP="00574BCD">
      <w:pPr>
        <w:pStyle w:val="Bibliography"/>
        <w:spacing w:line="276" w:lineRule="auto"/>
        <w:ind w:left="450" w:hanging="450"/>
      </w:pPr>
      <w:r>
        <w:t>Homer, C.G., Dewitz, J.A., Yang, L., Jin, S., Danielson, P., Xian, G., Coulston, J., Herold, N.D., Wickham, J., Megown, K., 2015. Completion of the 2011 national land cover database for the conterminous united states-representing a decade of land cover change information. Photogramm. Eng. Remote Sens 81, 345–354.</w:t>
      </w:r>
    </w:p>
    <w:p w14:paraId="473A87BB" w14:textId="77777777" w:rsidR="00FB7F2F" w:rsidRDefault="00433F39" w:rsidP="00574BCD">
      <w:pPr>
        <w:pStyle w:val="Bibliography"/>
        <w:spacing w:line="276" w:lineRule="auto"/>
        <w:ind w:left="450" w:hanging="450"/>
      </w:pPr>
      <w:r>
        <w:t>Hope, D., Gries, C., Zhu, W., Fagan, W.F., Redman, C.L., Grimm, N.B., Nelson, A.L., Martin, C., Kinzig, A., 2003. Socioeconomics drive urban plant diversity. Proceedings of the national academy of sciences 100, 8788–8792.</w:t>
      </w:r>
    </w:p>
    <w:p w14:paraId="2B75DF89" w14:textId="77777777" w:rsidR="00FB7F2F" w:rsidRDefault="00433F39" w:rsidP="00574BCD">
      <w:pPr>
        <w:pStyle w:val="Bibliography"/>
        <w:spacing w:line="276" w:lineRule="auto"/>
        <w:ind w:left="450" w:hanging="450"/>
      </w:pPr>
      <w:r>
        <w:t>Karlik, J.F., Winer, A.M., 2001. Plant species composition, calculated leaf masses and estimated biogenic emissions of urban landscape types from a field survey in phoenix, arizona. Landscape and Urban Planning 53, 123–134.</w:t>
      </w:r>
    </w:p>
    <w:p w14:paraId="640D5300" w14:textId="77777777" w:rsidR="00FB7F2F" w:rsidRDefault="00433F39" w:rsidP="00574BCD">
      <w:pPr>
        <w:pStyle w:val="Bibliography"/>
        <w:spacing w:line="276" w:lineRule="auto"/>
        <w:ind w:left="450" w:hanging="450"/>
      </w:pPr>
      <w:r>
        <w:t>Kendal, D., Williams, K.J., Williams, N.S., 2012. Plant traits link people’s plant preferences to the composition of their gardens. Landscape and Urban Planning 105, 34–42.</w:t>
      </w:r>
    </w:p>
    <w:p w14:paraId="6E3604BC" w14:textId="77777777" w:rsidR="00FB7F2F" w:rsidRDefault="00433F39" w:rsidP="00574BCD">
      <w:pPr>
        <w:pStyle w:val="Bibliography"/>
        <w:spacing w:line="276" w:lineRule="auto"/>
        <w:ind w:left="450" w:hanging="450"/>
      </w:pPr>
      <w:r>
        <w:t>Kiesling, F.M., Manning, C.M., 2010. How green is your thumb? Environmental gardening identity and ecological gardening practices. Journal of Environmental Psychology 30, 315–327.</w:t>
      </w:r>
    </w:p>
    <w:p w14:paraId="2960830E" w14:textId="77777777" w:rsidR="00FB7F2F" w:rsidRDefault="00433F39" w:rsidP="00574BCD">
      <w:pPr>
        <w:pStyle w:val="Bibliography"/>
        <w:spacing w:line="276" w:lineRule="auto"/>
        <w:ind w:left="450" w:hanging="450"/>
      </w:pPr>
      <w:r>
        <w:t>King County Department of Assessments, 2014. King county assessments data.</w:t>
      </w:r>
    </w:p>
    <w:p w14:paraId="76907325" w14:textId="77777777" w:rsidR="00FB7F2F" w:rsidRDefault="00433F39" w:rsidP="00574BCD">
      <w:pPr>
        <w:pStyle w:val="Bibliography"/>
        <w:spacing w:line="276" w:lineRule="auto"/>
        <w:ind w:left="450" w:hanging="450"/>
      </w:pPr>
      <w:r>
        <w:lastRenderedPageBreak/>
        <w:t>King County GIS Center, 2014. King county gis data portal.</w:t>
      </w:r>
    </w:p>
    <w:p w14:paraId="1E9E4216" w14:textId="77777777" w:rsidR="00FB7F2F" w:rsidRDefault="00433F39" w:rsidP="00574BCD">
      <w:pPr>
        <w:pStyle w:val="Bibliography"/>
        <w:spacing w:line="276" w:lineRule="auto"/>
        <w:ind w:left="450" w:hanging="450"/>
      </w:pPr>
      <w:r>
        <w:t>Kinzig, A., Warren, P., Martin, C., Hope, D., Katti, M., 2005. The effects of human socioeconomic status and cultural characteristics on urban patterns of biodiversity. Ecology and Society 10.</w:t>
      </w:r>
    </w:p>
    <w:p w14:paraId="385A1258" w14:textId="77777777" w:rsidR="00FB7F2F" w:rsidRDefault="00433F39" w:rsidP="00574BCD">
      <w:pPr>
        <w:pStyle w:val="Bibliography"/>
        <w:spacing w:line="276" w:lineRule="auto"/>
        <w:ind w:left="450" w:hanging="450"/>
      </w:pPr>
      <w:r>
        <w:t>Larson, K.L., Casagrande, D., Harlan, S.L., Yabiku, S.T., 2009. Residents’ yard choices and rationales in a desert city: Social priorities, ecological impacts, and decision tradeoffs. Environmental management 44, 921.</w:t>
      </w:r>
    </w:p>
    <w:p w14:paraId="727E9754" w14:textId="77777777" w:rsidR="00FB7F2F" w:rsidRDefault="00433F39" w:rsidP="00574BCD">
      <w:pPr>
        <w:pStyle w:val="Bibliography"/>
        <w:spacing w:line="276" w:lineRule="auto"/>
        <w:ind w:left="450" w:hanging="450"/>
      </w:pPr>
      <w:r>
        <w:t>Laverne, R.J., Winson-Geideman, K., others, 2003. The influence of trees and landscaping on rental rates at office buildings. Journal of Arboriculture 29, 281–290.</w:t>
      </w:r>
    </w:p>
    <w:p w14:paraId="7D8057CA" w14:textId="77777777" w:rsidR="00FB7F2F" w:rsidRDefault="00433F39" w:rsidP="00574BCD">
      <w:pPr>
        <w:pStyle w:val="Bibliography"/>
        <w:spacing w:line="276" w:lineRule="auto"/>
        <w:ind w:left="450" w:hanging="450"/>
      </w:pPr>
      <w:r>
        <w:t>LeBauer, D.S., Treseder, K.K., 2008. Nitrogen limitation of net primary productivity in terrestrial ecosystems is globally distributed. Ecology 89, 371–379.</w:t>
      </w:r>
    </w:p>
    <w:p w14:paraId="3FB4DE56" w14:textId="77777777" w:rsidR="00FB7F2F" w:rsidRDefault="00433F39" w:rsidP="00574BCD">
      <w:pPr>
        <w:pStyle w:val="Bibliography"/>
        <w:spacing w:line="276" w:lineRule="auto"/>
        <w:ind w:left="450" w:hanging="450"/>
      </w:pPr>
      <w:r>
        <w:t>Lehmann, I., Mathey, J., Rößler, S., Bräuer, A., Goldberg, V., 2014. Urban vegetation structure types as a methodological approach for identifying ecosystem services–Application to the analysis of micro-climatic effects. Ecological Indicators 42, 58–72.</w:t>
      </w:r>
    </w:p>
    <w:p w14:paraId="18C2701F" w14:textId="77777777" w:rsidR="00FB7F2F" w:rsidRDefault="00433F39" w:rsidP="00574BCD">
      <w:pPr>
        <w:pStyle w:val="Bibliography"/>
        <w:spacing w:line="276" w:lineRule="auto"/>
        <w:ind w:left="450" w:hanging="450"/>
      </w:pPr>
      <w:r>
        <w:t>Leong, M., Dunn, R.R., Trautwein, M.D., 2018. Biodiversity and socioeconomics in the city: A review of the luxury effect. Biology Letters 14, 20180082.</w:t>
      </w:r>
    </w:p>
    <w:p w14:paraId="765417CC" w14:textId="77777777" w:rsidR="00FB7F2F" w:rsidRDefault="00433F39" w:rsidP="00574BCD">
      <w:pPr>
        <w:pStyle w:val="Bibliography"/>
        <w:spacing w:line="276" w:lineRule="auto"/>
        <w:ind w:left="450" w:hanging="450"/>
      </w:pPr>
      <w:r>
        <w:t>Lepczyk, C.A., Mertig, A.G., Liu, J., 2004. Assessing landowner activities related to birds across rural-to-urban landscapes. Environmental Management 33, 110–125.</w:t>
      </w:r>
    </w:p>
    <w:p w14:paraId="1321D257" w14:textId="77777777" w:rsidR="00FB7F2F" w:rsidRDefault="00433F39" w:rsidP="00574BCD">
      <w:pPr>
        <w:pStyle w:val="Bibliography"/>
        <w:spacing w:line="276" w:lineRule="auto"/>
        <w:ind w:left="450" w:hanging="450"/>
      </w:pPr>
      <w:r>
        <w:t>Lerman, S.B., Warren, P.S., 2011. The conservation value of residential yards: Linking birds and people. Ecological Applications 21, 1327–1339.</w:t>
      </w:r>
    </w:p>
    <w:p w14:paraId="138F165F" w14:textId="77777777" w:rsidR="00FB7F2F" w:rsidRDefault="00433F39" w:rsidP="00574BCD">
      <w:pPr>
        <w:pStyle w:val="Bibliography"/>
        <w:spacing w:line="276" w:lineRule="auto"/>
        <w:ind w:left="450" w:hanging="450"/>
      </w:pPr>
      <w:r>
        <w:t>Levy, D., Peterson, G., 2013. The effect of sustainability on commercial occupiers’ building choice. Journal of Property Investment &amp; Finance 31, 267–284.</w:t>
      </w:r>
    </w:p>
    <w:p w14:paraId="7359E7EA" w14:textId="77777777" w:rsidR="00FB7F2F" w:rsidRDefault="00433F39" w:rsidP="00574BCD">
      <w:pPr>
        <w:pStyle w:val="Bibliography"/>
        <w:spacing w:line="276" w:lineRule="auto"/>
        <w:ind w:left="450" w:hanging="450"/>
      </w:pPr>
      <w:r>
        <w:t>Luck, G.W., Smallbone, L.T., O’Brien, R., 2009. Socio-economics and vegetation change in urban ecosystems: Patterns in space and time. Ecosystems 12, 604.</w:t>
      </w:r>
    </w:p>
    <w:p w14:paraId="5B22FF0E" w14:textId="77777777" w:rsidR="00FB7F2F" w:rsidRDefault="00433F39" w:rsidP="00574BCD">
      <w:pPr>
        <w:pStyle w:val="Bibliography"/>
        <w:spacing w:line="276" w:lineRule="auto"/>
        <w:ind w:left="450" w:hanging="450"/>
      </w:pPr>
      <w:r>
        <w:t>Mach, B.M., Potter, D.A., 2018. Quantifying bee assemblages and attractiveness of flowering woody landscape plants for urban pollinator conservation. PloS one 13, e0208428.</w:t>
      </w:r>
    </w:p>
    <w:p w14:paraId="689FB073" w14:textId="77777777" w:rsidR="00FB7F2F" w:rsidRDefault="00433F39" w:rsidP="00574BCD">
      <w:pPr>
        <w:pStyle w:val="Bibliography"/>
        <w:spacing w:line="276" w:lineRule="auto"/>
        <w:ind w:left="450" w:hanging="450"/>
      </w:pPr>
      <w:r>
        <w:t>Martin, C.A., Warren, P.S., Kinzig, A.P., 2004. Neighborhood socioeconomic status is a useful predictor of perennial landscape vegetation in residential neighborhoods and embedded small parks of phoenix, az. Landscape and Urban Planning 69, 355–368.</w:t>
      </w:r>
    </w:p>
    <w:p w14:paraId="514108FD" w14:textId="77777777" w:rsidR="00FB7F2F" w:rsidRDefault="00433F39" w:rsidP="00574BCD">
      <w:pPr>
        <w:pStyle w:val="Bibliography"/>
        <w:spacing w:line="276" w:lineRule="auto"/>
        <w:ind w:left="450" w:hanging="450"/>
      </w:pPr>
      <w:r>
        <w:t>Marzluff, J.M., Bowman, R., Donnelly, R., 2001. A historical perspective on urban bird research: Trends, terms, and approaches, in: Avian Ecology and Conservation in an Urbanizing World. Springer, pp. 1–17.</w:t>
      </w:r>
    </w:p>
    <w:p w14:paraId="4702AA40" w14:textId="77777777" w:rsidR="00FB7F2F" w:rsidRDefault="00433F39" w:rsidP="00574BCD">
      <w:pPr>
        <w:pStyle w:val="Bibliography"/>
        <w:spacing w:line="276" w:lineRule="auto"/>
        <w:ind w:left="450" w:hanging="450"/>
      </w:pPr>
      <w:r>
        <w:t>McCune, B., Grace, J.B., Urban, D.L., 2002. Analysis of ecological communities. MjM software design Gleneden Beach, OR.</w:t>
      </w:r>
    </w:p>
    <w:p w14:paraId="4C4A3902" w14:textId="77777777" w:rsidR="00FB7F2F" w:rsidRDefault="00433F39" w:rsidP="00574BCD">
      <w:pPr>
        <w:pStyle w:val="Bibliography"/>
        <w:spacing w:line="276" w:lineRule="auto"/>
        <w:ind w:left="450" w:hanging="450"/>
      </w:pPr>
      <w:r>
        <w:lastRenderedPageBreak/>
        <w:t>McIntyre, N.E., Knowles-Yánez, K., Hope, D., 2000. Urban ecology as an interdisciplinary field: Differences in the use of “urban” between the social and natural sciences. Urban ecosystems 4, 5–24.</w:t>
      </w:r>
    </w:p>
    <w:p w14:paraId="5679E0CF" w14:textId="77777777" w:rsidR="00FB7F2F" w:rsidRDefault="00433F39" w:rsidP="00574BCD">
      <w:pPr>
        <w:pStyle w:val="Bibliography"/>
        <w:spacing w:line="276" w:lineRule="auto"/>
        <w:ind w:left="450" w:hanging="450"/>
      </w:pPr>
      <w:r>
        <w:t>McKinney, M.L., 2002. Urbanization, biodiversity, and conservation the impacts of urbanization on native species are poorly studied, but educating a highly urbanized human population about these impacts can greatly improve species conservation in all ecosystems. BioScience 52, 883–890.</w:t>
      </w:r>
    </w:p>
    <w:p w14:paraId="1CB2524C" w14:textId="77777777" w:rsidR="00FB7F2F" w:rsidRDefault="00433F39" w:rsidP="00574BCD">
      <w:pPr>
        <w:pStyle w:val="Bibliography"/>
        <w:spacing w:line="276" w:lineRule="auto"/>
        <w:ind w:left="450" w:hanging="450"/>
      </w:pPr>
      <w:r>
        <w:t>Miller, J.R., Hobbs, R.J., 2002. Conservation where people live and work. Conservation biology 16, 330–337.</w:t>
      </w:r>
    </w:p>
    <w:p w14:paraId="000BF312" w14:textId="77777777" w:rsidR="00FB7F2F" w:rsidRDefault="00433F39" w:rsidP="00574BCD">
      <w:pPr>
        <w:pStyle w:val="Bibliography"/>
        <w:spacing w:line="276" w:lineRule="auto"/>
        <w:ind w:left="450" w:hanging="450"/>
      </w:pPr>
      <w:r>
        <w:t xml:space="preserve">Milligan, G.W., 1989. A Study of the Beta-Flexible Clustering Method. Multivariate Behavioral Research 24, 163–176. </w:t>
      </w:r>
      <w:hyperlink r:id="rId21">
        <w:r>
          <w:rPr>
            <w:rStyle w:val="Hyperlink"/>
          </w:rPr>
          <w:t>https://doi.org/10.1207/s15327906mbr2402_2</w:t>
        </w:r>
      </w:hyperlink>
    </w:p>
    <w:p w14:paraId="6578BBA0" w14:textId="77777777" w:rsidR="00FB7F2F" w:rsidRDefault="00433F39" w:rsidP="00574BCD">
      <w:pPr>
        <w:pStyle w:val="Bibliography"/>
        <w:spacing w:line="276" w:lineRule="auto"/>
        <w:ind w:left="450" w:hanging="450"/>
      </w:pPr>
      <w:r>
        <w:t>Mullaney, J., Lucke, T., Trueman, S.J., 2015. A review of benefits and challenges in growing street trees in paved urban environments. Landscape and Urban Planning 134, 157–166.</w:t>
      </w:r>
    </w:p>
    <w:p w14:paraId="63C2CAE8" w14:textId="77777777" w:rsidR="00FB7F2F" w:rsidRDefault="00433F39" w:rsidP="00574BCD">
      <w:pPr>
        <w:pStyle w:val="Bibliography"/>
        <w:spacing w:line="276" w:lineRule="auto"/>
        <w:ind w:left="450" w:hanging="450"/>
      </w:pPr>
      <w:r>
        <w:t>Nappi-Choulet, I., 2006. The role and behaviour of commercial property investors and developers in french urban regeneration: The experience of the paris region. Urban Studies 43, 1511–1535.</w:t>
      </w:r>
    </w:p>
    <w:p w14:paraId="42EF0F55" w14:textId="77777777" w:rsidR="00FB7F2F" w:rsidRDefault="00433F39" w:rsidP="00574BCD">
      <w:pPr>
        <w:pStyle w:val="Bibliography"/>
        <w:spacing w:line="276" w:lineRule="auto"/>
        <w:ind w:left="450" w:hanging="450"/>
      </w:pPr>
      <w:r>
        <w:t>Narango, D.L., Tallamy, D.W., Marra, P.P., 2018. Nonnative plants reduce population growth of an insectivorous bird. Proceedings of the National Academy of Sciences 115, 11549–11554.</w:t>
      </w:r>
    </w:p>
    <w:p w14:paraId="682BFCAE" w14:textId="77777777" w:rsidR="00FB7F2F" w:rsidRDefault="00433F39" w:rsidP="00574BCD">
      <w:pPr>
        <w:pStyle w:val="Bibliography"/>
        <w:spacing w:line="276" w:lineRule="auto"/>
        <w:ind w:left="450" w:hanging="450"/>
      </w:pPr>
      <w:r>
        <w:t>Nassauer, J.I., 1993. Ecological function and the perception of suburban residential landscapes. Managing Urban and High Use Recreation Settings. General Technical Report, USDA Forest Service North Central Forest Experiment Station, St. Paul, MN 98–103.</w:t>
      </w:r>
    </w:p>
    <w:p w14:paraId="7A898004" w14:textId="77777777" w:rsidR="00FB7F2F" w:rsidRDefault="00433F39" w:rsidP="00574BCD">
      <w:pPr>
        <w:pStyle w:val="Bibliography"/>
        <w:spacing w:line="276" w:lineRule="auto"/>
        <w:ind w:left="450" w:hanging="450"/>
      </w:pPr>
      <w:r>
        <w:t>Nassauer, J.I., Wang, Z., Dayrell, E., 2009. What will the neighbors think? Cultural norms and ecological design. Landscape and Urban Planning 92, 282–292.</w:t>
      </w:r>
    </w:p>
    <w:p w14:paraId="08010D5F" w14:textId="77777777" w:rsidR="00FB7F2F" w:rsidRDefault="00433F39" w:rsidP="00574BCD">
      <w:pPr>
        <w:pStyle w:val="Bibliography"/>
        <w:spacing w:line="276" w:lineRule="auto"/>
        <w:ind w:left="450" w:hanging="450"/>
      </w:pPr>
      <w:r>
        <w:t>Oksanen, J., Blanchet, F.G., Friendly, M., Kindt, R., Legendre, P., McGlinn, D., Minchin, P.R., O’Hara, R.B., Simpson, G.L., Solymos, P., Stevens, M.H.H., Szoecs, E., Wagner, H., 2017. Vegan: Community ecology package.</w:t>
      </w:r>
    </w:p>
    <w:p w14:paraId="2B6AA8FD" w14:textId="77777777" w:rsidR="00FB7F2F" w:rsidRDefault="00433F39" w:rsidP="00574BCD">
      <w:pPr>
        <w:pStyle w:val="Bibliography"/>
        <w:spacing w:line="276" w:lineRule="auto"/>
        <w:ind w:left="450" w:hanging="450"/>
      </w:pPr>
      <w:r>
        <w:t>Paker, Y., Yom-Tov, Y., Alon-Mozes, T., Barnea, A., 2014. The effect of plant richness and urban garden structure on bird species richness, diversity and community structure. Landscape and Urban Planning 122, 186–195.</w:t>
      </w:r>
    </w:p>
    <w:p w14:paraId="35E1C395" w14:textId="77777777" w:rsidR="00FB7F2F" w:rsidRDefault="00433F39" w:rsidP="00574BCD">
      <w:pPr>
        <w:pStyle w:val="Bibliography"/>
        <w:spacing w:line="276" w:lineRule="auto"/>
        <w:ind w:left="450" w:hanging="450"/>
      </w:pPr>
      <w:r>
        <w:t>Pennington, D.N., Blair, R.B., 2011. Habitat selection of breeding riparian birds in an urban environment: Untangling the relative importance of biophysical elements and spatial scale. Diversity and Distributions 17, 506–518.</w:t>
      </w:r>
    </w:p>
    <w:p w14:paraId="31190485" w14:textId="77777777" w:rsidR="00FB7F2F" w:rsidRDefault="00433F39" w:rsidP="00574BCD">
      <w:pPr>
        <w:pStyle w:val="Bibliography"/>
        <w:spacing w:line="276" w:lineRule="auto"/>
        <w:ind w:left="450" w:hanging="450"/>
      </w:pPr>
      <w:r>
        <w:t>Peters, D.P., Lugo, A.E., Chapin, F.S., Pickett, S.T., Duniway, M., Rocha, A.V., Swanson, F.J., Laney, C., Jones, J., 2011. Cross-system comparisons elucidate disturbance complexities and generalities. Ecosphere 2, 1–26.</w:t>
      </w:r>
    </w:p>
    <w:p w14:paraId="27CF308B" w14:textId="77777777" w:rsidR="00FB7F2F" w:rsidRDefault="00433F39" w:rsidP="00574BCD">
      <w:pPr>
        <w:pStyle w:val="Bibliography"/>
        <w:spacing w:line="276" w:lineRule="auto"/>
        <w:ind w:left="450" w:hanging="450"/>
      </w:pPr>
      <w:r>
        <w:t>Peterson, M.N., Thurmond, B., Mchale, M., Rodriguez, S., Bondell, H.D., Cook, M., 2012. Predicting native plant landscaping preferences in urban areas. Sustainable Cities and Society 5, 70–76.</w:t>
      </w:r>
    </w:p>
    <w:p w14:paraId="5286103F" w14:textId="77777777" w:rsidR="00FB7F2F" w:rsidRDefault="00433F39" w:rsidP="00574BCD">
      <w:pPr>
        <w:pStyle w:val="Bibliography"/>
        <w:spacing w:line="276" w:lineRule="auto"/>
        <w:ind w:left="450" w:hanging="450"/>
      </w:pPr>
      <w:r>
        <w:lastRenderedPageBreak/>
        <w:t>Pickett, S.T., Cadenasso, M.L., Grove, J.M., Nilon, C.H., Pouyat, R.V., Zipperer, W.C., Costanza, R., 2008. Urban ecological systems: Linking terrestrial ecological, physical, and socioeconomic components of metropolitan areas, in: Urban Ecology. Springer, pp. 99–122.</w:t>
      </w:r>
    </w:p>
    <w:p w14:paraId="7C2A3339" w14:textId="77777777" w:rsidR="00FB7F2F" w:rsidRDefault="00433F39" w:rsidP="00574BCD">
      <w:pPr>
        <w:pStyle w:val="Bibliography"/>
        <w:spacing w:line="276" w:lineRule="auto"/>
        <w:ind w:left="450" w:hanging="450"/>
      </w:pPr>
      <w:r>
        <w:t>Pickett, S.T., Cadenasso, M.L., Grove, J.M., Nilon, C.H., Pouyat, R.V., Zipperer, W.C., Costanza, R., 2001. Urban ecological systems: Linking terrestrial ecological, physical, and socioeconomic components of metropolitan areas. Annual review of ecology and systematics 32, 127–157.</w:t>
      </w:r>
    </w:p>
    <w:p w14:paraId="79FC18F3" w14:textId="77777777" w:rsidR="00FB7F2F" w:rsidRDefault="00433F39" w:rsidP="00574BCD">
      <w:pPr>
        <w:pStyle w:val="Bibliography"/>
        <w:spacing w:line="276" w:lineRule="auto"/>
        <w:ind w:left="450" w:hanging="450"/>
      </w:pPr>
      <w:r>
        <w:t>Polasky, S., Nelson, E., Lonsdorf, E., Fackler, P., Starfield, A., 2005. Conserving species in a working landscape: Land use with biological and economic objectives. Ecological applications 15, 1387–1401.</w:t>
      </w:r>
    </w:p>
    <w:p w14:paraId="57561D3C" w14:textId="77777777" w:rsidR="00FB7F2F" w:rsidRDefault="00433F39" w:rsidP="00574BCD">
      <w:pPr>
        <w:pStyle w:val="Bibliography"/>
        <w:spacing w:line="276" w:lineRule="auto"/>
        <w:ind w:left="450" w:hanging="450"/>
      </w:pPr>
      <w:r>
        <w:t>QGIS Development Team, 2016. QGIS geographic information system. Open Source Geospatial Foundation.</w:t>
      </w:r>
    </w:p>
    <w:p w14:paraId="1DAC637C" w14:textId="77777777" w:rsidR="00FB7F2F" w:rsidRDefault="00433F39" w:rsidP="00574BCD">
      <w:pPr>
        <w:pStyle w:val="Bibliography"/>
        <w:spacing w:line="276" w:lineRule="auto"/>
        <w:ind w:left="450" w:hanging="450"/>
      </w:pPr>
      <w:r>
        <w:t>Rebele, F., 1994. Urban ecology and special features of urban ecosystems. Global ecology and biogeography letters 173–187.</w:t>
      </w:r>
    </w:p>
    <w:p w14:paraId="797159F8" w14:textId="77777777" w:rsidR="00FB7F2F" w:rsidRDefault="00433F39" w:rsidP="00574BCD">
      <w:pPr>
        <w:pStyle w:val="Bibliography"/>
        <w:spacing w:line="276" w:lineRule="auto"/>
        <w:ind w:left="450" w:hanging="450"/>
      </w:pPr>
      <w:r>
        <w:t>Rosenzweig, M.L., 2003. Reconciliation ecology and the future of species diversity. Oryx 37, 194–205.</w:t>
      </w:r>
    </w:p>
    <w:p w14:paraId="0C957BB4" w14:textId="77777777" w:rsidR="00FB7F2F" w:rsidRDefault="00433F39" w:rsidP="00574BCD">
      <w:pPr>
        <w:pStyle w:val="Bibliography"/>
        <w:spacing w:line="276" w:lineRule="auto"/>
        <w:ind w:left="450" w:hanging="450"/>
      </w:pPr>
      <w:r>
        <w:t>Schmid, J.A., 1975. Urban vegetation: A review and chicago case study. Department of Geography, University of Chicago, Chicago, Illinois.</w:t>
      </w:r>
    </w:p>
    <w:p w14:paraId="5DB75E90" w14:textId="77777777" w:rsidR="00FB7F2F" w:rsidRDefault="00433F39" w:rsidP="00574BCD">
      <w:pPr>
        <w:pStyle w:val="Bibliography"/>
        <w:spacing w:line="276" w:lineRule="auto"/>
        <w:ind w:left="450" w:hanging="450"/>
      </w:pPr>
      <w:r>
        <w:t>Sharpe, D.M., Stearns, F., Leitner, L.A., Dorney, J.R., 1986. Fate of natural vegetation during urban development of rural landscapes in southeastern wisconsin. Urban Ecology 9, 267–287.</w:t>
      </w:r>
    </w:p>
    <w:p w14:paraId="5EB3A0AA" w14:textId="77777777" w:rsidR="00FB7F2F" w:rsidRDefault="00433F39" w:rsidP="00574BCD">
      <w:pPr>
        <w:pStyle w:val="Bibliography"/>
        <w:spacing w:line="276" w:lineRule="auto"/>
        <w:ind w:left="450" w:hanging="450"/>
      </w:pPr>
      <w:r>
        <w:t>Sibley, D., others, 2009. Sibley guide to trees. Alfred A. Knopf; Distributed by Random House.</w:t>
      </w:r>
    </w:p>
    <w:p w14:paraId="2C27783E" w14:textId="77777777" w:rsidR="00FB7F2F" w:rsidRDefault="00433F39" w:rsidP="00574BCD">
      <w:pPr>
        <w:pStyle w:val="Bibliography"/>
        <w:spacing w:line="276" w:lineRule="auto"/>
        <w:ind w:left="450" w:hanging="450"/>
      </w:pPr>
      <w:r>
        <w:t>Snep, R.P., WallisDeVries, M.F., Opdam, P., 2011. Conservation where people work: A role for business districts and industrial areas in enhancing endangered butterfly populations? Landscape and Urban Planning 103, 94–101.</w:t>
      </w:r>
    </w:p>
    <w:p w14:paraId="013CBE3D" w14:textId="77777777" w:rsidR="00FB7F2F" w:rsidRDefault="00433F39" w:rsidP="00574BCD">
      <w:pPr>
        <w:pStyle w:val="Bibliography"/>
        <w:spacing w:line="276" w:lineRule="auto"/>
        <w:ind w:left="450" w:hanging="450"/>
      </w:pPr>
      <w:r>
        <w:t>Telford, R.J., Birks, H.J.B., 2011. Effect of uneven sampling along an environmental gradient on transfer-function performance. Journal of Paleolimnology 46, 99.</w:t>
      </w:r>
    </w:p>
    <w:p w14:paraId="125AEA3A" w14:textId="77777777" w:rsidR="00FB7F2F" w:rsidRDefault="00433F39" w:rsidP="00574BCD">
      <w:pPr>
        <w:pStyle w:val="Bibliography"/>
        <w:spacing w:line="276" w:lineRule="auto"/>
        <w:ind w:left="450" w:hanging="450"/>
      </w:pPr>
      <w:r>
        <w:t>Turner, M.G., 2005. Landscape ecology: What is the state of the science? Annu. Rev. Ecol. Evol. Syst. 36, 319–344.</w:t>
      </w:r>
    </w:p>
    <w:p w14:paraId="44D87229" w14:textId="77777777" w:rsidR="00FB7F2F" w:rsidRDefault="00433F39" w:rsidP="00574BCD">
      <w:pPr>
        <w:pStyle w:val="Bibliography"/>
        <w:spacing w:line="276" w:lineRule="auto"/>
        <w:ind w:left="450" w:hanging="450"/>
      </w:pPr>
      <w:r>
        <w:t>U.S. Geological Survey, 1999. Digital representation of “atlas of united states trees” by elbert l. little, jr.</w:t>
      </w:r>
    </w:p>
    <w:p w14:paraId="3EA071FD" w14:textId="77777777" w:rsidR="00FB7F2F" w:rsidRDefault="00433F39" w:rsidP="00574BCD">
      <w:pPr>
        <w:pStyle w:val="Bibliography"/>
        <w:spacing w:line="276" w:lineRule="auto"/>
        <w:ind w:left="450" w:hanging="450"/>
      </w:pPr>
      <w:r>
        <w:t>United States Census Bureau, 2017. Population and housing unit estimates.</w:t>
      </w:r>
    </w:p>
    <w:p w14:paraId="2C41C609" w14:textId="77777777" w:rsidR="00FB7F2F" w:rsidRDefault="00433F39" w:rsidP="00574BCD">
      <w:pPr>
        <w:pStyle w:val="Bibliography"/>
        <w:spacing w:line="276" w:lineRule="auto"/>
        <w:ind w:left="450" w:hanging="450"/>
      </w:pPr>
      <w:r>
        <w:t>United States Census Bureau, 2016. American community survey 5yr block group.</w:t>
      </w:r>
    </w:p>
    <w:p w14:paraId="725719EA" w14:textId="77777777" w:rsidR="00FB7F2F" w:rsidRDefault="00433F39" w:rsidP="00574BCD">
      <w:pPr>
        <w:pStyle w:val="Bibliography"/>
        <w:spacing w:line="276" w:lineRule="auto"/>
        <w:ind w:left="450" w:hanging="450"/>
      </w:pPr>
      <w:r>
        <w:t>Uren, H.V., Dzidic, P.L., Bishop, B.J., 2015. Exploring social and cultural norms to promote ecologically sensitive residential garden design. Landscape and Urban Planning 137, 76–84.</w:t>
      </w:r>
    </w:p>
    <w:p w14:paraId="128A0D43" w14:textId="77777777" w:rsidR="00FB7F2F" w:rsidRDefault="00433F39" w:rsidP="00574BCD">
      <w:pPr>
        <w:pStyle w:val="Bibliography"/>
        <w:spacing w:line="276" w:lineRule="auto"/>
        <w:ind w:left="450" w:hanging="450"/>
      </w:pPr>
      <w:r>
        <w:t>USDA, N., 2016. The plants database.</w:t>
      </w:r>
    </w:p>
    <w:p w14:paraId="552B8281" w14:textId="77777777" w:rsidR="00FB7F2F" w:rsidRDefault="00433F39" w:rsidP="00574BCD">
      <w:pPr>
        <w:pStyle w:val="Bibliography"/>
        <w:spacing w:line="276" w:lineRule="auto"/>
        <w:ind w:left="450" w:hanging="450"/>
      </w:pPr>
      <w:r>
        <w:lastRenderedPageBreak/>
        <w:t>Walcott, C.D., 1899. Nineteenth annual report of the united states geological survey to the secretary of the interior 1897 - 1898: Part v – forest reserves.</w:t>
      </w:r>
    </w:p>
    <w:p w14:paraId="013A6D6D" w14:textId="77777777" w:rsidR="00FB7F2F" w:rsidRDefault="00433F39" w:rsidP="00574BCD">
      <w:pPr>
        <w:pStyle w:val="Bibliography"/>
        <w:spacing w:line="276" w:lineRule="auto"/>
        <w:ind w:left="450" w:hanging="450"/>
      </w:pPr>
      <w:r>
        <w:t>Walker, J.S., Grimm, N.B., Briggs, J.M., Gries, C., Dugan, L., 2009. Effects of urbanization on plant species diversity in central arizona. Frontiers in Ecology and the Environment 7, 465–470.</w:t>
      </w:r>
    </w:p>
    <w:p w14:paraId="3984AAEA" w14:textId="77777777" w:rsidR="00FB7F2F" w:rsidRDefault="00433F39" w:rsidP="00574BCD">
      <w:pPr>
        <w:pStyle w:val="Bibliography"/>
        <w:spacing w:line="276" w:lineRule="auto"/>
        <w:ind w:left="450" w:hanging="450"/>
      </w:pPr>
      <w:r>
        <w:t>Widrlechner, M.P., 1990. Trends influencing the introduction of new landscape plants. Advances in new crops. Timber Press, Portland, OR 460–467.</w:t>
      </w:r>
    </w:p>
    <w:p w14:paraId="319DB551" w14:textId="77777777" w:rsidR="00FB7F2F" w:rsidRDefault="00433F39" w:rsidP="00574BCD">
      <w:pPr>
        <w:pStyle w:val="Bibliography"/>
        <w:spacing w:line="276" w:lineRule="auto"/>
        <w:ind w:left="450" w:hanging="450"/>
      </w:pPr>
      <w:r>
        <w:t>Wittig, R., 2010. Biodiversity of urban-industrial areas and its evaluation–a critical review. Urban biodiversity and design: S 37–55.</w:t>
      </w:r>
    </w:p>
    <w:p w14:paraId="0A41AF5C" w14:textId="77777777" w:rsidR="00FB7F2F" w:rsidRDefault="00433F39" w:rsidP="00574BCD">
      <w:pPr>
        <w:pStyle w:val="Bibliography"/>
        <w:spacing w:line="276" w:lineRule="auto"/>
        <w:ind w:left="450" w:hanging="450"/>
      </w:pPr>
      <w:r>
        <w:t>Wolf, K.L., 2005. Business district streetscapes, trees, and consumer response. Journal of Forestry 103, 396–400.</w:t>
      </w:r>
    </w:p>
    <w:p w14:paraId="14F1021D" w14:textId="77777777" w:rsidR="00FB7F2F" w:rsidRDefault="00433F39" w:rsidP="00574BCD">
      <w:pPr>
        <w:pStyle w:val="Bibliography"/>
        <w:spacing w:line="276" w:lineRule="auto"/>
        <w:ind w:left="450" w:hanging="450"/>
      </w:pPr>
      <w:r>
        <w:t>Xian, G., Homer, C., Dewitz, J., Fry, J., Hossain, N., Wickham, J., 2011. Change of impervious surface area between 2001 and 2006 in the conterminous united states. Photogrammetric Engineering and Remote Sensing 77, 758–762.</w:t>
      </w:r>
    </w:p>
    <w:p w14:paraId="7CEAD405" w14:textId="77777777" w:rsidR="00FB7F2F" w:rsidRDefault="00433F39" w:rsidP="00574BCD">
      <w:pPr>
        <w:pStyle w:val="Bibliography"/>
        <w:spacing w:line="276" w:lineRule="auto"/>
        <w:ind w:left="450" w:hanging="450"/>
      </w:pPr>
      <w:r>
        <w:t>Yang, J., Yan, P., He, R., Song, X., 2017. Exploring land-use legacy effects on taxonomic and functional diversity of woody plants in a rapidly urbanizing landscape. Landscape and Urban Planning 162, 92–103.</w:t>
      </w:r>
    </w:p>
    <w:p w14:paraId="57D4BA94" w14:textId="77777777" w:rsidR="00FB7F2F" w:rsidRDefault="00433F39" w:rsidP="00574BCD">
      <w:pPr>
        <w:pStyle w:val="Bibliography"/>
        <w:spacing w:line="276" w:lineRule="auto"/>
        <w:ind w:left="450" w:hanging="450"/>
      </w:pPr>
      <w:r>
        <w:t>Young, R.F., 2011. Planting the living city: Best practices in planning green infrastructure—Results from major us cities. Journal of the American Planning Association 77, 368–381.</w:t>
      </w:r>
    </w:p>
    <w:p w14:paraId="170695DC" w14:textId="77777777" w:rsidR="00FB7F2F" w:rsidRDefault="00433F39" w:rsidP="00574BCD">
      <w:pPr>
        <w:pStyle w:val="Bibliography"/>
        <w:spacing w:line="276" w:lineRule="auto"/>
        <w:ind w:left="450" w:hanging="450"/>
      </w:pPr>
      <w:r>
        <w:t>Zipperer, W.C., 2010. The process of natural succession in urban areas. The Routledge Handbook of Urban Ecology 187.</w:t>
      </w:r>
    </w:p>
    <w:sectPr w:rsidR="00FB7F2F" w:rsidSect="00D41E0B">
      <w:pgSz w:w="12240" w:h="15840"/>
      <w:pgMar w:top="1440" w:right="1440" w:bottom="1440" w:left="1440" w:header="720" w:footer="720" w:gutter="0"/>
      <w:lnNumType w:countBy="1" w:restart="continuous"/>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Tracy Fuentes" w:date="2019-03-26T10:15:00Z" w:initials="TF">
    <w:p w14:paraId="04B3F328" w14:textId="6A2F0600" w:rsidR="00C3010B" w:rsidRDefault="00C3010B">
      <w:pPr>
        <w:pStyle w:val="CommentText"/>
      </w:pPr>
      <w:r>
        <w:rPr>
          <w:rStyle w:val="CommentReference"/>
        </w:rPr>
        <w:annotationRef/>
      </w:r>
      <w:r>
        <w:t>Awkward</w:t>
      </w:r>
    </w:p>
  </w:comment>
  <w:comment w:id="3" w:author="k d" w:date="2019-03-26T16:58:00Z" w:initials="kd">
    <w:p w14:paraId="41968B1B" w14:textId="5EA35E8D" w:rsidR="00C3010B" w:rsidRDefault="00C3010B">
      <w:pPr>
        <w:pStyle w:val="CommentText"/>
      </w:pPr>
      <w:r>
        <w:rPr>
          <w:rStyle w:val="CommentReference"/>
        </w:rPr>
        <w:annotationRef/>
      </w:r>
      <w:r>
        <w:t>Agreed.</w:t>
      </w:r>
    </w:p>
  </w:comment>
  <w:comment w:id="27" w:author="Tracy Fuentes" w:date="2019-03-26T10:26:00Z" w:initials="TF">
    <w:p w14:paraId="150FA5CF" w14:textId="4B04D886" w:rsidR="00C3010B" w:rsidRDefault="00C3010B">
      <w:pPr>
        <w:pStyle w:val="CommentText"/>
      </w:pPr>
      <w:r>
        <w:rPr>
          <w:rStyle w:val="CommentReference"/>
        </w:rPr>
        <w:annotationRef/>
      </w:r>
      <w:r>
        <w:t xml:space="preserve">Put </w:t>
      </w:r>
      <w:proofErr w:type="gramStart"/>
      <w:r>
        <w:t>all of</w:t>
      </w:r>
      <w:proofErr w:type="gramEnd"/>
      <w:r>
        <w:t xml:space="preserve"> your implications at the end of the abstract.</w:t>
      </w:r>
    </w:p>
    <w:p w14:paraId="31D81E08" w14:textId="59EFE866" w:rsidR="00C3010B" w:rsidRDefault="00C3010B" w:rsidP="00822524">
      <w:pPr>
        <w:pStyle w:val="CommentText"/>
        <w:numPr>
          <w:ilvl w:val="0"/>
          <w:numId w:val="4"/>
        </w:numPr>
      </w:pPr>
      <w:r>
        <w:t xml:space="preserve"> sampling design</w:t>
      </w:r>
    </w:p>
    <w:p w14:paraId="5FFDE375" w14:textId="76D4940A" w:rsidR="00C3010B" w:rsidRDefault="00C3010B" w:rsidP="00822524">
      <w:pPr>
        <w:pStyle w:val="CommentText"/>
        <w:numPr>
          <w:ilvl w:val="0"/>
          <w:numId w:val="4"/>
        </w:numPr>
      </w:pPr>
      <w:r>
        <w:t xml:space="preserve"> variability within a single land sue</w:t>
      </w:r>
    </w:p>
    <w:p w14:paraId="23F7DC8B" w14:textId="6556DAE0" w:rsidR="00C3010B" w:rsidRDefault="00C3010B" w:rsidP="00822524">
      <w:pPr>
        <w:pStyle w:val="CommentText"/>
        <w:numPr>
          <w:ilvl w:val="0"/>
          <w:numId w:val="4"/>
        </w:numPr>
      </w:pPr>
      <w:r>
        <w:t xml:space="preserve"> </w:t>
      </w:r>
      <w:proofErr w:type="spellStart"/>
      <w:r>
        <w:t>etc</w:t>
      </w:r>
      <w:proofErr w:type="spellEnd"/>
    </w:p>
  </w:comment>
  <w:comment w:id="28" w:author="k d" w:date="2019-03-26T16:59:00Z" w:initials="kd">
    <w:p w14:paraId="7A144372" w14:textId="0940A0D6" w:rsidR="00C3010B" w:rsidRDefault="00C3010B">
      <w:pPr>
        <w:pStyle w:val="CommentText"/>
      </w:pPr>
      <w:r>
        <w:rPr>
          <w:rStyle w:val="CommentReference"/>
        </w:rPr>
        <w:annotationRef/>
      </w:r>
      <w:r>
        <w:t xml:space="preserve">Good point. </w:t>
      </w:r>
    </w:p>
  </w:comment>
  <w:comment w:id="44" w:author="Tracy Fuentes" w:date="2019-03-26T10:27:00Z" w:initials="TF">
    <w:p w14:paraId="22D58ECF" w14:textId="64117B28" w:rsidR="00C3010B" w:rsidRDefault="00C3010B">
      <w:pPr>
        <w:pStyle w:val="CommentText"/>
      </w:pPr>
      <w:r>
        <w:rPr>
          <w:rStyle w:val="CommentReference"/>
        </w:rPr>
        <w:annotationRef/>
      </w:r>
      <w:r>
        <w:t>Awesome point</w:t>
      </w:r>
    </w:p>
  </w:comment>
  <w:comment w:id="48" w:author="Tracy Fuentes" w:date="2019-03-26T10:29:00Z" w:initials="TF">
    <w:p w14:paraId="32B65F86" w14:textId="687EAB4C" w:rsidR="00C3010B" w:rsidRDefault="00C3010B">
      <w:pPr>
        <w:pStyle w:val="CommentText"/>
      </w:pPr>
      <w:r>
        <w:rPr>
          <w:rStyle w:val="CommentReference"/>
        </w:rPr>
        <w:annotationRef/>
      </w:r>
      <w:r>
        <w:t>You could add some of your stuff from sentence I deleted above here</w:t>
      </w:r>
    </w:p>
  </w:comment>
  <w:comment w:id="49" w:author="k d" w:date="2019-03-27T15:35:00Z" w:initials="kd">
    <w:p w14:paraId="1DB7BF22" w14:textId="12E1AD77" w:rsidR="00C3010B" w:rsidRDefault="00C3010B">
      <w:pPr>
        <w:pStyle w:val="CommentText"/>
      </w:pPr>
      <w:r>
        <w:rPr>
          <w:rStyle w:val="CommentReference"/>
        </w:rPr>
        <w:annotationRef/>
      </w:r>
      <w:r>
        <w:t xml:space="preserve">Add a decision </w:t>
      </w:r>
      <w:proofErr w:type="gramStart"/>
      <w:r>
        <w:t>agents</w:t>
      </w:r>
      <w:proofErr w:type="gramEnd"/>
      <w:r>
        <w:t xml:space="preserve"> phrase (landowner and developers are agents here)</w:t>
      </w:r>
    </w:p>
  </w:comment>
  <w:comment w:id="50" w:author="Tracy Fuentes" w:date="2019-03-26T10:29:00Z" w:initials="TF">
    <w:p w14:paraId="65040556" w14:textId="5E6FB5C8" w:rsidR="00C3010B" w:rsidRDefault="00C3010B">
      <w:pPr>
        <w:pStyle w:val="CommentText"/>
      </w:pPr>
      <w:r>
        <w:rPr>
          <w:rStyle w:val="CommentReference"/>
        </w:rPr>
        <w:annotationRef/>
      </w:r>
      <w:r>
        <w:t xml:space="preserve">Mohammed 2006, </w:t>
      </w:r>
      <w:proofErr w:type="spellStart"/>
      <w:r>
        <w:t>Coiacetto</w:t>
      </w:r>
      <w:proofErr w:type="spellEnd"/>
      <w:r>
        <w:t xml:space="preserve"> 2007</w:t>
      </w:r>
    </w:p>
  </w:comment>
  <w:comment w:id="53" w:author="Tracy Fuentes" w:date="2019-03-26T10:31:00Z" w:initials="TF">
    <w:p w14:paraId="7D82B117" w14:textId="7C8CF6B4" w:rsidR="00C3010B" w:rsidRDefault="00C3010B">
      <w:pPr>
        <w:pStyle w:val="CommentText"/>
      </w:pPr>
      <w:r>
        <w:rPr>
          <w:rStyle w:val="CommentReference"/>
        </w:rPr>
        <w:annotationRef/>
      </w:r>
      <w:r>
        <w:t>What does this mean?</w:t>
      </w:r>
    </w:p>
  </w:comment>
  <w:comment w:id="54" w:author="Tracy Fuentes" w:date="2019-03-26T10:33:00Z" w:initials="TF">
    <w:p w14:paraId="7F5E4D8A" w14:textId="372B1698" w:rsidR="00C3010B" w:rsidRDefault="00C3010B">
      <w:pPr>
        <w:pStyle w:val="CommentText"/>
      </w:pPr>
      <w:r>
        <w:rPr>
          <w:rStyle w:val="CommentReference"/>
        </w:rPr>
        <w:annotationRef/>
      </w:r>
      <w:r>
        <w:t>Kind of repetitive; so I’d delete or move up in paragraphs</w:t>
      </w:r>
    </w:p>
  </w:comment>
  <w:comment w:id="57" w:author="Tracy Fuentes" w:date="2019-03-26T10:34:00Z" w:initials="TF">
    <w:p w14:paraId="1DE5F050" w14:textId="0749E0F2" w:rsidR="00C3010B" w:rsidRDefault="00C3010B">
      <w:pPr>
        <w:pStyle w:val="CommentText"/>
      </w:pPr>
      <w:r>
        <w:rPr>
          <w:rStyle w:val="CommentReference"/>
        </w:rPr>
        <w:annotationRef/>
      </w:r>
      <w:r>
        <w:t>What does this mean?</w:t>
      </w:r>
    </w:p>
  </w:comment>
  <w:comment w:id="62" w:author="k d" w:date="2019-04-05T16:02:00Z" w:initials="kd">
    <w:p w14:paraId="4F3662FD" w14:textId="16D4BF80" w:rsidR="005D2E47" w:rsidRDefault="005D2E47">
      <w:pPr>
        <w:pStyle w:val="CommentText"/>
      </w:pPr>
      <w:r>
        <w:rPr>
          <w:rStyle w:val="CommentReference"/>
        </w:rPr>
        <w:annotationRef/>
      </w:r>
      <w:r>
        <w:t xml:space="preserve">Hahaha, I did this same edit without seeing Tracy’s. good </w:t>
      </w:r>
      <w:proofErr w:type="gramStart"/>
      <w:r>
        <w:t>decision :p</w:t>
      </w:r>
      <w:proofErr w:type="gramEnd"/>
    </w:p>
  </w:comment>
  <w:comment w:id="75" w:author="Tracy Fuentes" w:date="2019-03-26T10:38:00Z" w:initials="TF">
    <w:p w14:paraId="658A959C" w14:textId="1C80F571" w:rsidR="00C3010B" w:rsidRDefault="00C3010B">
      <w:pPr>
        <w:pStyle w:val="CommentText"/>
      </w:pPr>
      <w:r>
        <w:rPr>
          <w:rStyle w:val="CommentReference"/>
        </w:rPr>
        <w:annotationRef/>
      </w:r>
      <w:r>
        <w:t>Your map should be Figure 2. Introduce it as you describe the study area. Confusing to have it later.</w:t>
      </w:r>
    </w:p>
  </w:comment>
  <w:comment w:id="77" w:author="Tracy Fuentes" w:date="2019-03-26T10:39:00Z" w:initials="TF">
    <w:p w14:paraId="7908FDE3" w14:textId="39777469" w:rsidR="00C3010B" w:rsidRDefault="00C3010B">
      <w:pPr>
        <w:pStyle w:val="CommentText"/>
      </w:pPr>
      <w:r>
        <w:rPr>
          <w:rStyle w:val="CommentReference"/>
        </w:rPr>
        <w:annotationRef/>
      </w:r>
      <w:r>
        <w:t>Total your strata and sample columns at the bottom.</w:t>
      </w:r>
    </w:p>
  </w:comment>
  <w:comment w:id="78" w:author="Tracy Fuentes" w:date="2019-03-26T10:40:00Z" w:initials="TF">
    <w:p w14:paraId="765F9717" w14:textId="7454904D" w:rsidR="00C3010B" w:rsidRDefault="00C3010B">
      <w:pPr>
        <w:pStyle w:val="CommentText"/>
      </w:pPr>
      <w:r>
        <w:rPr>
          <w:rStyle w:val="CommentReference"/>
        </w:rPr>
        <w:annotationRef/>
      </w:r>
      <w:r>
        <w:t>Spell out what these mean in the text when you first use them</w:t>
      </w:r>
    </w:p>
  </w:comment>
  <w:comment w:id="96" w:author="Tracy Fuentes" w:date="2019-03-26T10:46:00Z" w:initials="TF">
    <w:p w14:paraId="72173FA5" w14:textId="447D98B1" w:rsidR="00C3010B" w:rsidRDefault="00C3010B">
      <w:pPr>
        <w:pStyle w:val="CommentText"/>
      </w:pPr>
      <w:r>
        <w:rPr>
          <w:rStyle w:val="CommentReference"/>
        </w:rPr>
        <w:annotationRef/>
      </w:r>
      <w:r>
        <w:t>I know that you were including size and age as independent variables here.  I think it’s a better fit above.</w:t>
      </w:r>
    </w:p>
  </w:comment>
  <w:comment w:id="97" w:author="k d" w:date="2019-03-26T16:57:00Z" w:initials="kd">
    <w:p w14:paraId="21C1ADB8" w14:textId="6441F0BD" w:rsidR="00C3010B" w:rsidRDefault="00C3010B">
      <w:pPr>
        <w:pStyle w:val="CommentText"/>
      </w:pPr>
      <w:r>
        <w:rPr>
          <w:rStyle w:val="CommentReference"/>
        </w:rPr>
        <w:annotationRef/>
      </w:r>
      <w:r>
        <w:t xml:space="preserve">Hah! This is where I had it originally and then moved it. </w:t>
      </w:r>
    </w:p>
  </w:comment>
  <w:comment w:id="99" w:author="k d" w:date="2019-03-26T16:57:00Z" w:initials="kd">
    <w:p w14:paraId="5E0E9D83" w14:textId="36C11ACF" w:rsidR="00C3010B" w:rsidRDefault="00C3010B">
      <w:pPr>
        <w:pStyle w:val="CommentText"/>
      </w:pPr>
      <w:r>
        <w:rPr>
          <w:rStyle w:val="CommentReference"/>
        </w:rPr>
        <w:annotationRef/>
      </w:r>
      <w:r>
        <w:t>Move to start of methods section.</w:t>
      </w:r>
    </w:p>
  </w:comment>
  <w:comment w:id="100" w:author="Tracy Fuentes" w:date="2019-03-26T10:41:00Z" w:initials="TF">
    <w:p w14:paraId="2535BA9A" w14:textId="59DEF3AE" w:rsidR="00C3010B" w:rsidRDefault="00C3010B">
      <w:pPr>
        <w:pStyle w:val="CommentText"/>
      </w:pPr>
      <w:r>
        <w:rPr>
          <w:rStyle w:val="CommentReference"/>
        </w:rPr>
        <w:annotationRef/>
      </w:r>
      <w:r>
        <w:t>Make this figure 2</w:t>
      </w:r>
    </w:p>
  </w:comment>
  <w:comment w:id="104" w:author="Tracy Fuentes" w:date="2019-03-26T10:43:00Z" w:initials="TF">
    <w:p w14:paraId="6E7CB3DC" w14:textId="45F1EA2D" w:rsidR="00C3010B" w:rsidRDefault="00C3010B">
      <w:pPr>
        <w:pStyle w:val="CommentText"/>
      </w:pPr>
      <w:r>
        <w:rPr>
          <w:rStyle w:val="CommentReference"/>
        </w:rPr>
        <w:annotationRef/>
      </w:r>
      <w:r>
        <w:t>Check journal to see if you spell out numbers less than 10 that are no associated with a unit of measure (ex. 3 trees would be three trees; 3m would not change)</w:t>
      </w:r>
    </w:p>
  </w:comment>
  <w:comment w:id="113" w:author="k d" w:date="2019-03-26T16:56:00Z" w:initials="kd">
    <w:p w14:paraId="512AE600" w14:textId="42B95227" w:rsidR="00C3010B" w:rsidRDefault="00C3010B">
      <w:pPr>
        <w:pStyle w:val="CommentText"/>
      </w:pPr>
      <w:r>
        <w:rPr>
          <w:rStyle w:val="CommentReference"/>
        </w:rPr>
        <w:annotationRef/>
      </w:r>
      <w:r>
        <w:t xml:space="preserve">Should be 405; forgot </w:t>
      </w:r>
      <w:proofErr w:type="gramStart"/>
      <w:r>
        <w:t>a !</w:t>
      </w:r>
      <w:proofErr w:type="gramEnd"/>
      <w:r>
        <w:t xml:space="preserve"> in code.</w:t>
      </w:r>
    </w:p>
  </w:comment>
  <w:comment w:id="115" w:author="Tracy Fuentes" w:date="2019-03-26T10:47:00Z" w:initials="TF">
    <w:p w14:paraId="129F3892" w14:textId="71FA175F" w:rsidR="00C3010B" w:rsidRDefault="00C3010B">
      <w:pPr>
        <w:pStyle w:val="CommentText"/>
      </w:pPr>
      <w:r>
        <w:rPr>
          <w:rStyle w:val="CommentReference"/>
        </w:rPr>
        <w:annotationRef/>
      </w:r>
      <w:r>
        <w:t>I like that you have done full comparison of your variables</w:t>
      </w:r>
    </w:p>
  </w:comment>
  <w:comment w:id="122" w:author="Tracy Fuentes" w:date="2019-03-26T10:49:00Z" w:initials="TF">
    <w:p w14:paraId="6F69E4B2" w14:textId="74F83EA1" w:rsidR="00C3010B" w:rsidRDefault="00C3010B">
      <w:pPr>
        <w:pStyle w:val="CommentText"/>
      </w:pPr>
      <w:r>
        <w:rPr>
          <w:rStyle w:val="CommentReference"/>
        </w:rPr>
        <w:annotationRef/>
      </w:r>
      <w:r>
        <w:t>Put Redmond and Bellevue in same order as 6-8” DBH, so that you can determine which jurisdiction has which cutoff</w:t>
      </w:r>
    </w:p>
  </w:comment>
  <w:comment w:id="123" w:author="k d" w:date="2019-03-26T16:55:00Z" w:initials="kd">
    <w:p w14:paraId="1A3A40BF" w14:textId="72F42507" w:rsidR="00C3010B" w:rsidRDefault="00C3010B">
      <w:pPr>
        <w:pStyle w:val="CommentText"/>
      </w:pPr>
      <w:r>
        <w:rPr>
          <w:rStyle w:val="CommentReference"/>
        </w:rPr>
        <w:annotationRef/>
      </w:r>
      <w:r>
        <w:t>Pretty sure this is already correct; double check.</w:t>
      </w:r>
    </w:p>
  </w:comment>
  <w:comment w:id="136" w:author="Tracy Fuentes" w:date="2019-03-26T10:57:00Z" w:initials="TF">
    <w:p w14:paraId="390C64FF" w14:textId="28F7F6B7" w:rsidR="00C3010B" w:rsidRDefault="00C3010B">
      <w:pPr>
        <w:pStyle w:val="CommentText"/>
      </w:pPr>
      <w:r>
        <w:rPr>
          <w:rStyle w:val="CommentReference"/>
        </w:rPr>
        <w:annotationRef/>
      </w:r>
      <w:r>
        <w:t xml:space="preserve">Need a section that explains how you calculated richness </w:t>
      </w:r>
      <w:proofErr w:type="spellStart"/>
      <w:r>
        <w:t>varaiables</w:t>
      </w:r>
      <w:proofErr w:type="spellEnd"/>
    </w:p>
  </w:comment>
  <w:comment w:id="135" w:author="Tracy Fuentes" w:date="2019-03-26T10:56:00Z" w:initials="TF">
    <w:p w14:paraId="40E3DE27" w14:textId="3F64B9D8" w:rsidR="00C3010B" w:rsidRDefault="00C3010B">
      <w:pPr>
        <w:pStyle w:val="CommentText"/>
      </w:pPr>
      <w:r>
        <w:rPr>
          <w:rStyle w:val="CommentReference"/>
        </w:rPr>
        <w:annotationRef/>
      </w:r>
      <w:r>
        <w:t>This is a result, not a method item.</w:t>
      </w:r>
    </w:p>
  </w:comment>
  <w:comment w:id="140" w:author="Tracy Fuentes" w:date="2019-03-26T10:52:00Z" w:initials="TF">
    <w:p w14:paraId="38185F2D" w14:textId="251AA660" w:rsidR="00C3010B" w:rsidRDefault="00C3010B">
      <w:pPr>
        <w:pStyle w:val="CommentText"/>
      </w:pPr>
      <w:r>
        <w:rPr>
          <w:rStyle w:val="CommentReference"/>
        </w:rPr>
        <w:annotationRef/>
      </w:r>
      <w:r>
        <w:t>What does this mean?</w:t>
      </w:r>
    </w:p>
  </w:comment>
  <w:comment w:id="141" w:author="k d" w:date="2019-03-22T21:32:00Z" w:initials="kd">
    <w:p w14:paraId="4C855EAA" w14:textId="77777777" w:rsidR="00C3010B" w:rsidRDefault="00C3010B">
      <w:pPr>
        <w:pStyle w:val="CommentText"/>
      </w:pPr>
      <w:r>
        <w:rPr>
          <w:rStyle w:val="CommentReference"/>
        </w:rPr>
        <w:annotationRef/>
      </w:r>
      <w:r>
        <w:t>Remove this?</w:t>
      </w:r>
    </w:p>
  </w:comment>
  <w:comment w:id="142" w:author="Tracy Fuentes" w:date="2019-03-26T10:52:00Z" w:initials="TF">
    <w:p w14:paraId="558DA91E" w14:textId="7BAD45C8" w:rsidR="00C3010B" w:rsidRDefault="00C3010B">
      <w:pPr>
        <w:pStyle w:val="CommentText"/>
      </w:pPr>
      <w:r>
        <w:rPr>
          <w:rStyle w:val="CommentReference"/>
        </w:rPr>
        <w:annotationRef/>
      </w:r>
      <w:r>
        <w:t>remove</w:t>
      </w:r>
    </w:p>
  </w:comment>
  <w:comment w:id="148" w:author="Tracy Fuentes" w:date="2019-03-26T11:19:00Z" w:initials="TF">
    <w:p w14:paraId="0D036B07" w14:textId="7DBF6689" w:rsidR="00C3010B" w:rsidRDefault="00C3010B">
      <w:r>
        <w:rPr>
          <w:rStyle w:val="CommentReference"/>
        </w:rPr>
        <w:annotationRef/>
      </w:r>
      <w:r>
        <w:t>1) You need to talk more about your decisions and management variables in results. 2) You also need to talk about your extrapolation for how many sites</w:t>
      </w:r>
    </w:p>
  </w:comment>
  <w:comment w:id="149" w:author="Tracy Fuentes" w:date="2019-03-26T11:35:00Z" w:initials="TF">
    <w:p w14:paraId="2F311FF0" w14:textId="3B86E3C7" w:rsidR="00C3010B" w:rsidRDefault="00C3010B">
      <w:pPr>
        <w:pStyle w:val="CommentText"/>
      </w:pPr>
      <w:r>
        <w:rPr>
          <w:rStyle w:val="CommentReference"/>
        </w:rPr>
        <w:annotationRef/>
      </w:r>
      <w:r>
        <w:t>Why did you do ordinations for tree only? Tree and shrub communities separation justification needed here.</w:t>
      </w:r>
    </w:p>
  </w:comment>
  <w:comment w:id="150" w:author="k d" w:date="2019-03-26T16:52:00Z" w:initials="kd">
    <w:p w14:paraId="637F705B" w14:textId="7F31C752" w:rsidR="00C3010B" w:rsidRDefault="00C3010B">
      <w:pPr>
        <w:pStyle w:val="CommentText"/>
      </w:pPr>
      <w:r>
        <w:rPr>
          <w:rStyle w:val="CommentReference"/>
        </w:rPr>
        <w:annotationRef/>
      </w:r>
      <w:r>
        <w:t xml:space="preserve">Can add shrub ordinations. Tree and shrub analyses include different variables, since tree community variation explained by a measure of that community is nonsensical. </w:t>
      </w:r>
    </w:p>
  </w:comment>
  <w:comment w:id="153" w:author="Tracy Fuentes" w:date="2019-03-26T11:20:00Z" w:initials="TF">
    <w:p w14:paraId="2B78C867" w14:textId="69AE2CCE" w:rsidR="00C3010B" w:rsidRDefault="00C3010B">
      <w:r>
        <w:t>Table 3 or 4?</w:t>
      </w:r>
    </w:p>
  </w:comment>
  <w:comment w:id="155" w:author="Tracy Fuentes" w:date="2019-03-26T11:42:00Z" w:initials="TF">
    <w:p w14:paraId="6DE3328A" w14:textId="6760F29A" w:rsidR="00C3010B" w:rsidRDefault="00C3010B">
      <w:pPr>
        <w:pStyle w:val="CommentText"/>
      </w:pPr>
      <w:r>
        <w:rPr>
          <w:rStyle w:val="CommentReference"/>
        </w:rPr>
        <w:annotationRef/>
      </w:r>
      <w:r>
        <w:t>Put an asterisk on species native to the PNW</w:t>
      </w:r>
    </w:p>
  </w:comment>
  <w:comment w:id="157" w:author="Tracy Fuentes" w:date="2019-03-26T11:00:00Z" w:initials="TF">
    <w:p w14:paraId="70102B6E" w14:textId="2B93FD4E" w:rsidR="00C3010B" w:rsidRDefault="00C3010B">
      <w:pPr>
        <w:pStyle w:val="CommentText"/>
      </w:pPr>
      <w:r>
        <w:rPr>
          <w:rStyle w:val="CommentReference"/>
        </w:rPr>
        <w:annotationRef/>
      </w:r>
      <w:r>
        <w:t xml:space="preserve">I’d like a figure to see stuff better:  abundance, species richness, exp(H’) for each of the communities. </w:t>
      </w:r>
    </w:p>
  </w:comment>
  <w:comment w:id="158" w:author="k d" w:date="2019-04-10T11:59:00Z" w:initials="kd">
    <w:p w14:paraId="5D1AAA14" w14:textId="1C595388" w:rsidR="002C41C8" w:rsidRDefault="002C41C8">
      <w:pPr>
        <w:pStyle w:val="CommentText"/>
      </w:pPr>
      <w:r>
        <w:rPr>
          <w:rStyle w:val="CommentReference"/>
        </w:rPr>
        <w:annotationRef/>
      </w:r>
      <w:r w:rsidR="00A44B46">
        <w:t>Can do this—need to make distinct from table for all office developments.</w:t>
      </w:r>
    </w:p>
  </w:comment>
  <w:comment w:id="161" w:author="Tracy Fuentes" w:date="2019-03-26T11:06:00Z" w:initials="TF">
    <w:p w14:paraId="5F454F30" w14:textId="65599C6D" w:rsidR="00C3010B" w:rsidRDefault="00C3010B">
      <w:pPr>
        <w:pStyle w:val="CommentText"/>
      </w:pPr>
      <w:r>
        <w:rPr>
          <w:rStyle w:val="CommentReference"/>
        </w:rPr>
        <w:annotationRef/>
      </w:r>
      <w:r>
        <w:t>This is confusing, because you are jumping from site values to population values. As the researcher, you are very familiar with how few sites there are that are native in your overall pop. It’s harder to get there as a reader.</w:t>
      </w:r>
    </w:p>
  </w:comment>
  <w:comment w:id="162" w:author="Tracy Fuentes" w:date="2019-03-26T11:08:00Z" w:initials="TF">
    <w:p w14:paraId="638C4164" w14:textId="5910F6F3" w:rsidR="00C3010B" w:rsidRDefault="00C3010B">
      <w:pPr>
        <w:pStyle w:val="CommentText"/>
      </w:pPr>
      <w:r>
        <w:rPr>
          <w:rStyle w:val="CommentReference"/>
        </w:rPr>
        <w:annotationRef/>
      </w:r>
      <w:r>
        <w:t>I prefer to separate results, discussions, and implications, because it helps you think about the narrative structure in a very clear way. Because this journal has a results and discussion format (I assume), you have to be really thoughtful about how you discuss your results. I’d still save all of your implications for the end. Several of your results will influence study design.</w:t>
      </w:r>
    </w:p>
  </w:comment>
  <w:comment w:id="163" w:author="Tracy Fuentes" w:date="2019-03-26T11:50:00Z" w:initials="TF">
    <w:p w14:paraId="61462A63" w14:textId="75C46CBC" w:rsidR="00C3010B" w:rsidRDefault="00C3010B">
      <w:pPr>
        <w:pStyle w:val="CommentText"/>
      </w:pPr>
      <w:r>
        <w:rPr>
          <w:rStyle w:val="CommentReference"/>
        </w:rPr>
        <w:annotationRef/>
      </w:r>
      <w:r>
        <w:t>This table should be with woody groups section</w:t>
      </w:r>
    </w:p>
  </w:comment>
  <w:comment w:id="164" w:author="k d" w:date="2019-03-26T16:34:00Z" w:initials="kd">
    <w:p w14:paraId="5042658C" w14:textId="52D5555C" w:rsidR="00C3010B" w:rsidRDefault="00C3010B">
      <w:pPr>
        <w:pStyle w:val="CommentText"/>
      </w:pPr>
      <w:r>
        <w:rPr>
          <w:rStyle w:val="CommentReference"/>
        </w:rPr>
        <w:annotationRef/>
      </w:r>
      <w:r>
        <w:t>Reduce height of graph</w:t>
      </w:r>
    </w:p>
  </w:comment>
  <w:comment w:id="165" w:author="Tracy Fuentes" w:date="2019-03-26T11:10:00Z" w:initials="TF">
    <w:p w14:paraId="52CC9BE6" w14:textId="57B6034D" w:rsidR="00C3010B" w:rsidRDefault="00C3010B">
      <w:pPr>
        <w:pStyle w:val="CommentText"/>
      </w:pPr>
      <w:r>
        <w:rPr>
          <w:rStyle w:val="CommentReference"/>
        </w:rPr>
        <w:annotationRef/>
      </w:r>
      <w:r>
        <w:t>Explain how you did this in the methods section</w:t>
      </w:r>
    </w:p>
  </w:comment>
  <w:comment w:id="166" w:author="k d" w:date="2019-03-26T16:47:00Z" w:initials="kd">
    <w:p w14:paraId="52B6F707" w14:textId="45AEF6DD" w:rsidR="00C3010B" w:rsidRDefault="00C3010B">
      <w:pPr>
        <w:pStyle w:val="CommentText"/>
      </w:pPr>
      <w:r>
        <w:rPr>
          <w:rStyle w:val="CommentReference"/>
        </w:rPr>
        <w:annotationRef/>
      </w:r>
      <w:proofErr w:type="gramStart"/>
      <w:r>
        <w:t>Also</w:t>
      </w:r>
      <w:proofErr w:type="gramEnd"/>
      <w:r>
        <w:t xml:space="preserve"> the idea that gradients may be correlated or not in multidimensional space—if that’s the case then sampling along the entire vegetation gradient should by definition sample the entire social gradient.</w:t>
      </w:r>
    </w:p>
  </w:comment>
  <w:comment w:id="171" w:author="k d" w:date="2019-03-27T15:36:00Z" w:initials="kd">
    <w:p w14:paraId="571CDB30" w14:textId="16653AB4" w:rsidR="00C3010B" w:rsidRDefault="00C3010B">
      <w:pPr>
        <w:pStyle w:val="CommentText"/>
      </w:pPr>
      <w:r>
        <w:rPr>
          <w:rStyle w:val="CommentReference"/>
        </w:rPr>
        <w:annotationRef/>
      </w:r>
      <w:r>
        <w:t>Need to tie this explicitly to the agents of decision-making brought up in the introduction?</w:t>
      </w:r>
    </w:p>
  </w:comment>
  <w:comment w:id="172" w:author="k d" w:date="2019-03-22T21:35:00Z" w:initials="kd">
    <w:p w14:paraId="56A6C6EF" w14:textId="77777777" w:rsidR="00C3010B" w:rsidRDefault="00C3010B">
      <w:pPr>
        <w:pStyle w:val="CommentText"/>
      </w:pPr>
      <w:r>
        <w:rPr>
          <w:rStyle w:val="CommentReference"/>
        </w:rPr>
        <w:annotationRef/>
      </w:r>
      <w:r>
        <w:t xml:space="preserve">Keep or discard </w:t>
      </w:r>
      <w:proofErr w:type="spellStart"/>
      <w:r>
        <w:t>envfit</w:t>
      </w:r>
      <w:proofErr w:type="spellEnd"/>
      <w:r>
        <w:t xml:space="preserve"> arrows?</w:t>
      </w:r>
    </w:p>
  </w:comment>
  <w:comment w:id="173" w:author="Tracy Fuentes" w:date="2019-03-26T11:27:00Z" w:initials="TF">
    <w:p w14:paraId="3DD97203" w14:textId="59182826" w:rsidR="00C3010B" w:rsidRDefault="00C3010B">
      <w:pPr>
        <w:pStyle w:val="CommentText"/>
      </w:pPr>
      <w:r>
        <w:rPr>
          <w:rStyle w:val="CommentReference"/>
        </w:rPr>
        <w:annotationRef/>
      </w:r>
      <w:r>
        <w:t xml:space="preserve">You can get rid of </w:t>
      </w:r>
      <w:proofErr w:type="spellStart"/>
      <w:r>
        <w:t>envfit</w:t>
      </w:r>
      <w:proofErr w:type="spellEnd"/>
      <w:r>
        <w:t xml:space="preserve"> arrows, but need to explain bathy lines better. Unclear what the 3 arrows are in lower right fig. what do </w:t>
      </w:r>
      <w:proofErr w:type="spellStart"/>
      <w:r>
        <w:t>ags</w:t>
      </w:r>
      <w:proofErr w:type="spellEnd"/>
      <w:r>
        <w:t>, total stumps mean? Why is there an arrow with no label?</w:t>
      </w:r>
    </w:p>
  </w:comment>
  <w:comment w:id="174" w:author="Tracy Fuentes" w:date="2019-03-26T11:32:00Z" w:initials="TF">
    <w:p w14:paraId="4FB4C7B1" w14:textId="2CF16256" w:rsidR="00C3010B" w:rsidRDefault="00C3010B">
      <w:pPr>
        <w:pStyle w:val="CommentText"/>
      </w:pPr>
      <w:r>
        <w:rPr>
          <w:rStyle w:val="CommentReference"/>
        </w:rPr>
        <w:annotationRef/>
      </w:r>
      <w:r>
        <w:t xml:space="preserve">Looking at Fig 6 and table 6 makes me question 1) why you don’t have an NMDS based on all woody taxa or 2) why you don’t have an NMDS for shrubs. </w:t>
      </w:r>
      <w:proofErr w:type="spellStart"/>
      <w:r>
        <w:t>Eg.</w:t>
      </w:r>
      <w:proofErr w:type="spellEnd"/>
      <w:r>
        <w:t xml:space="preserve"> PSME height should be greater for the native shrub group, because they are part of the same community.</w:t>
      </w:r>
    </w:p>
  </w:comment>
  <w:comment w:id="175" w:author="Tracy Fuentes" w:date="2019-03-26T11:30:00Z" w:initials="TF">
    <w:p w14:paraId="3D704823" w14:textId="4BBC8CDB" w:rsidR="00C3010B" w:rsidRDefault="00C3010B">
      <w:pPr>
        <w:pStyle w:val="CommentText"/>
      </w:pPr>
      <w:r>
        <w:rPr>
          <w:rStyle w:val="CommentReference"/>
        </w:rPr>
        <w:annotationRef/>
      </w:r>
      <w:r>
        <w:t>Awesome observation</w:t>
      </w:r>
    </w:p>
  </w:comment>
  <w:comment w:id="176" w:author="k d" w:date="2019-03-27T16:40:00Z" w:initials="kd">
    <w:p w14:paraId="771D618C" w14:textId="1FA04630" w:rsidR="00C3010B" w:rsidRDefault="00C3010B">
      <w:pPr>
        <w:pStyle w:val="CommentText"/>
      </w:pPr>
      <w:r>
        <w:rPr>
          <w:rStyle w:val="CommentReference"/>
        </w:rPr>
        <w:annotationRef/>
      </w:r>
      <w:r>
        <w:t>Expand this!</w:t>
      </w:r>
    </w:p>
  </w:comment>
  <w:comment w:id="178" w:author="Tracy Fuentes" w:date="2019-03-26T11:33:00Z" w:initials="TF">
    <w:p w14:paraId="2382EEDF" w14:textId="06C921C4" w:rsidR="00C3010B" w:rsidRDefault="00C3010B">
      <w:pPr>
        <w:pStyle w:val="CommentText"/>
      </w:pPr>
      <w:r>
        <w:rPr>
          <w:rStyle w:val="CommentReference"/>
        </w:rPr>
        <w:annotationRef/>
      </w:r>
      <w:r>
        <w:t>There’s got to be a way to bring in more of your qualitative data than shrugging it off as a sentence here or there</w:t>
      </w:r>
    </w:p>
  </w:comment>
  <w:comment w:id="179" w:author="k d" w:date="2019-03-22T21:36:00Z" w:initials="kd">
    <w:p w14:paraId="572A95BD" w14:textId="77777777" w:rsidR="00C3010B" w:rsidRDefault="00C3010B">
      <w:pPr>
        <w:pStyle w:val="CommentText"/>
      </w:pPr>
      <w:r>
        <w:rPr>
          <w:rStyle w:val="CommentReference"/>
        </w:rPr>
        <w:annotationRef/>
      </w:r>
      <w:r>
        <w:t>Misspelled reference tag</w:t>
      </w:r>
    </w:p>
  </w:comment>
  <w:comment w:id="182" w:author="k d" w:date="2019-03-26T16:30:00Z" w:initials="kd">
    <w:p w14:paraId="1E87D7BB" w14:textId="06D9C3D8" w:rsidR="00C3010B" w:rsidRDefault="00C3010B">
      <w:pPr>
        <w:pStyle w:val="CommentText"/>
      </w:pPr>
      <w:r>
        <w:rPr>
          <w:rStyle w:val="CommentReference"/>
        </w:rPr>
        <w:annotationRef/>
      </w:r>
      <w:proofErr w:type="spellStart"/>
      <w:r>
        <w:t>Approx</w:t>
      </w:r>
      <w:proofErr w:type="spellEnd"/>
      <w:r>
        <w:t xml:space="preserve"> 1000 words</w:t>
      </w:r>
    </w:p>
  </w:comment>
  <w:comment w:id="183" w:author="Tracy Fuentes" w:date="2019-03-26T12:04:00Z" w:initials="TF">
    <w:p w14:paraId="25D1ACAC" w14:textId="1A0DA284" w:rsidR="00C3010B" w:rsidRDefault="00C3010B">
      <w:pPr>
        <w:pStyle w:val="CommentText"/>
      </w:pPr>
      <w:r>
        <w:rPr>
          <w:rStyle w:val="CommentReference"/>
        </w:rPr>
        <w:annotationRef/>
      </w:r>
      <w:proofErr w:type="spellStart"/>
      <w:r>
        <w:t>Specifiy</w:t>
      </w:r>
      <w:proofErr w:type="spellEnd"/>
      <w:r>
        <w:t xml:space="preserve"> that abundance is count. Add common names, italicize sci </w:t>
      </w:r>
      <w:proofErr w:type="gramStart"/>
      <w:r>
        <w:t>names..</w:t>
      </w:r>
      <w:proofErr w:type="gramEnd"/>
      <w:r>
        <w:t xml:space="preserve"> Cite authority for names you use. Update names </w:t>
      </w:r>
      <w:proofErr w:type="spellStart"/>
      <w:r>
        <w:t>eg</w:t>
      </w:r>
      <w:proofErr w:type="spellEnd"/>
      <w:r>
        <w:t xml:space="preserve"> Cupressus </w:t>
      </w:r>
      <w:proofErr w:type="spellStart"/>
      <w:r>
        <w:t>nootkatensis</w:t>
      </w:r>
      <w:proofErr w:type="spellEnd"/>
      <w:r>
        <w:t>. Consider asterisk for PNW natives</w:t>
      </w:r>
    </w:p>
  </w:comment>
  <w:comment w:id="188" w:author="k d" w:date="2019-03-26T15:32:00Z" w:initials="kd">
    <w:p w14:paraId="30F38E75" w14:textId="77777777" w:rsidR="00C3010B" w:rsidRDefault="00C3010B">
      <w:pPr>
        <w:pStyle w:val="CommentText"/>
      </w:pPr>
      <w:r>
        <w:rPr>
          <w:rStyle w:val="CommentReference"/>
        </w:rPr>
        <w:annotationRef/>
      </w:r>
      <w:r>
        <w:t>Add column for incidence</w:t>
      </w:r>
    </w:p>
    <w:p w14:paraId="74B9F1DA" w14:textId="65E6569F" w:rsidR="00C3010B" w:rsidRDefault="00C3010B">
      <w:pPr>
        <w:pStyle w:val="CommentText"/>
      </w:pPr>
      <w:r>
        <w:t>Add native data back.</w:t>
      </w:r>
    </w:p>
  </w:comment>
  <w:comment w:id="208" w:author="k d" w:date="2019-03-26T15:30:00Z" w:initials="kd">
    <w:p w14:paraId="22873380" w14:textId="1A10B1A6" w:rsidR="00C3010B" w:rsidRDefault="00C3010B">
      <w:pPr>
        <w:pStyle w:val="CommentText"/>
      </w:pPr>
      <w:r>
        <w:rPr>
          <w:rStyle w:val="CommentReference"/>
        </w:rPr>
        <w:annotationRef/>
      </w:r>
      <w:r>
        <w:t xml:space="preserve">This is ridiculous—no site has fewer than 4 Rhododendron. Talk about ubiquitous. </w:t>
      </w:r>
    </w:p>
  </w:comment>
  <w:comment w:id="209" w:author="k d" w:date="2019-03-27T16:35:00Z" w:initials="kd">
    <w:p w14:paraId="782D54F4" w14:textId="60D64E31" w:rsidR="00C3010B" w:rsidRDefault="00C3010B">
      <w:pPr>
        <w:pStyle w:val="CommentText"/>
      </w:pPr>
      <w:r>
        <w:rPr>
          <w:rStyle w:val="CommentReference"/>
        </w:rPr>
        <w:annotationRef/>
      </w:r>
      <w:r>
        <w:t>Tracy assumed these are all native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4B3F328" w15:done="0"/>
  <w15:commentEx w15:paraId="41968B1B" w15:paraIdParent="04B3F328" w15:done="0"/>
  <w15:commentEx w15:paraId="23F7DC8B" w15:done="0"/>
  <w15:commentEx w15:paraId="7A144372" w15:paraIdParent="23F7DC8B" w15:done="0"/>
  <w15:commentEx w15:paraId="22D58ECF" w15:done="0"/>
  <w15:commentEx w15:paraId="32B65F86" w15:done="0"/>
  <w15:commentEx w15:paraId="1DB7BF22" w15:done="0"/>
  <w15:commentEx w15:paraId="65040556" w15:done="0"/>
  <w15:commentEx w15:paraId="7D82B117" w15:done="0"/>
  <w15:commentEx w15:paraId="7F5E4D8A" w15:done="0"/>
  <w15:commentEx w15:paraId="1DE5F050" w15:done="0"/>
  <w15:commentEx w15:paraId="4F3662FD" w15:done="0"/>
  <w15:commentEx w15:paraId="658A959C" w15:done="0"/>
  <w15:commentEx w15:paraId="7908FDE3" w15:done="0"/>
  <w15:commentEx w15:paraId="765F9717" w15:done="0"/>
  <w15:commentEx w15:paraId="72173FA5" w15:done="0"/>
  <w15:commentEx w15:paraId="21C1ADB8" w15:paraIdParent="72173FA5" w15:done="0"/>
  <w15:commentEx w15:paraId="5E0E9D83" w15:done="0"/>
  <w15:commentEx w15:paraId="2535BA9A" w15:done="0"/>
  <w15:commentEx w15:paraId="6E7CB3DC" w15:done="0"/>
  <w15:commentEx w15:paraId="512AE600" w15:done="0"/>
  <w15:commentEx w15:paraId="129F3892" w15:done="0"/>
  <w15:commentEx w15:paraId="6F69E4B2" w15:done="0"/>
  <w15:commentEx w15:paraId="1A3A40BF" w15:paraIdParent="6F69E4B2" w15:done="0"/>
  <w15:commentEx w15:paraId="390C64FF" w15:done="0"/>
  <w15:commentEx w15:paraId="40E3DE27" w15:done="0"/>
  <w15:commentEx w15:paraId="38185F2D" w15:done="0"/>
  <w15:commentEx w15:paraId="4C855EAA" w15:done="0"/>
  <w15:commentEx w15:paraId="558DA91E" w15:done="0"/>
  <w15:commentEx w15:paraId="0D036B07" w15:done="0"/>
  <w15:commentEx w15:paraId="2F311FF0" w15:done="0"/>
  <w15:commentEx w15:paraId="637F705B" w15:paraIdParent="2F311FF0" w15:done="0"/>
  <w15:commentEx w15:paraId="2B78C867" w15:done="0"/>
  <w15:commentEx w15:paraId="6DE3328A" w15:done="1"/>
  <w15:commentEx w15:paraId="70102B6E" w15:done="0"/>
  <w15:commentEx w15:paraId="5D1AAA14" w15:paraIdParent="70102B6E" w15:done="0"/>
  <w15:commentEx w15:paraId="5F454F30" w15:done="0"/>
  <w15:commentEx w15:paraId="638C4164" w15:done="0"/>
  <w15:commentEx w15:paraId="61462A63" w15:done="0"/>
  <w15:commentEx w15:paraId="5042658C" w15:done="0"/>
  <w15:commentEx w15:paraId="52CC9BE6" w15:done="0"/>
  <w15:commentEx w15:paraId="52B6F707" w15:done="0"/>
  <w15:commentEx w15:paraId="571CDB30" w15:done="0"/>
  <w15:commentEx w15:paraId="56A6C6EF" w15:done="0"/>
  <w15:commentEx w15:paraId="3DD97203" w15:done="0"/>
  <w15:commentEx w15:paraId="4FB4C7B1" w15:done="0"/>
  <w15:commentEx w15:paraId="3D704823" w15:done="0"/>
  <w15:commentEx w15:paraId="771D618C" w15:paraIdParent="3D704823" w15:done="0"/>
  <w15:commentEx w15:paraId="2382EEDF" w15:done="0"/>
  <w15:commentEx w15:paraId="572A95BD" w15:done="0"/>
  <w15:commentEx w15:paraId="1E87D7BB" w15:done="0"/>
  <w15:commentEx w15:paraId="25D1ACAC" w15:done="0"/>
  <w15:commentEx w15:paraId="74B9F1DA" w15:done="0"/>
  <w15:commentEx w15:paraId="22873380" w15:done="0"/>
  <w15:commentEx w15:paraId="782D54F4" w15:paraIdParent="2287338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4B3F328" w16cid:durableId="2044C3BB"/>
  <w16cid:commentId w16cid:paraId="41968B1B" w16cid:durableId="2044D8CC"/>
  <w16cid:commentId w16cid:paraId="23F7DC8B" w16cid:durableId="2044C3BC"/>
  <w16cid:commentId w16cid:paraId="7A144372" w16cid:durableId="2044D8E4"/>
  <w16cid:commentId w16cid:paraId="22D58ECF" w16cid:durableId="2044C3BD"/>
  <w16cid:commentId w16cid:paraId="32B65F86" w16cid:durableId="2044C3BE"/>
  <w16cid:commentId w16cid:paraId="1DB7BF22" w16cid:durableId="204616C7"/>
  <w16cid:commentId w16cid:paraId="65040556" w16cid:durableId="2044C3BF"/>
  <w16cid:commentId w16cid:paraId="7D82B117" w16cid:durableId="2044C3C0"/>
  <w16cid:commentId w16cid:paraId="7F5E4D8A" w16cid:durableId="2044C3C1"/>
  <w16cid:commentId w16cid:paraId="1DE5F050" w16cid:durableId="2044C3C2"/>
  <w16cid:commentId w16cid:paraId="4F3662FD" w16cid:durableId="2051FAB2"/>
  <w16cid:commentId w16cid:paraId="658A959C" w16cid:durableId="2044C3C3"/>
  <w16cid:commentId w16cid:paraId="7908FDE3" w16cid:durableId="2044C3C4"/>
  <w16cid:commentId w16cid:paraId="765F9717" w16cid:durableId="2044C3C5"/>
  <w16cid:commentId w16cid:paraId="72173FA5" w16cid:durableId="2044C3C6"/>
  <w16cid:commentId w16cid:paraId="21C1ADB8" w16cid:durableId="2044D87F"/>
  <w16cid:commentId w16cid:paraId="5E0E9D83" w16cid:durableId="2044D897"/>
  <w16cid:commentId w16cid:paraId="2535BA9A" w16cid:durableId="2044C3C7"/>
  <w16cid:commentId w16cid:paraId="6E7CB3DC" w16cid:durableId="2044C3C8"/>
  <w16cid:commentId w16cid:paraId="512AE600" w16cid:durableId="2044D84F"/>
  <w16cid:commentId w16cid:paraId="129F3892" w16cid:durableId="2044C3C9"/>
  <w16cid:commentId w16cid:paraId="6F69E4B2" w16cid:durableId="2044C3CA"/>
  <w16cid:commentId w16cid:paraId="1A3A40BF" w16cid:durableId="2044D81E"/>
  <w16cid:commentId w16cid:paraId="390C64FF" w16cid:durableId="2044C3CB"/>
  <w16cid:commentId w16cid:paraId="40E3DE27" w16cid:durableId="2044C3CC"/>
  <w16cid:commentId w16cid:paraId="38185F2D" w16cid:durableId="2044C3CD"/>
  <w16cid:commentId w16cid:paraId="4C855EAA" w16cid:durableId="203FD2F8"/>
  <w16cid:commentId w16cid:paraId="558DA91E" w16cid:durableId="2044C3CF"/>
  <w16cid:commentId w16cid:paraId="0D036B07" w16cid:durableId="2044C3D0"/>
  <w16cid:commentId w16cid:paraId="2F311FF0" w16cid:durableId="2044C3D1"/>
  <w16cid:commentId w16cid:paraId="637F705B" w16cid:durableId="2044D74E"/>
  <w16cid:commentId w16cid:paraId="2B78C867" w16cid:durableId="2044C3D2"/>
  <w16cid:commentId w16cid:paraId="6DE3328A" w16cid:durableId="2044C3D3"/>
  <w16cid:commentId w16cid:paraId="70102B6E" w16cid:durableId="2044C3D4"/>
  <w16cid:commentId w16cid:paraId="5D1AAA14" w16cid:durableId="20585924"/>
  <w16cid:commentId w16cid:paraId="5F454F30" w16cid:durableId="2044C3D7"/>
  <w16cid:commentId w16cid:paraId="638C4164" w16cid:durableId="2044C3D8"/>
  <w16cid:commentId w16cid:paraId="61462A63" w16cid:durableId="2044C3D9"/>
  <w16cid:commentId w16cid:paraId="5042658C" w16cid:durableId="2044D329"/>
  <w16cid:commentId w16cid:paraId="52CC9BE6" w16cid:durableId="2044C3DA"/>
  <w16cid:commentId w16cid:paraId="52B6F707" w16cid:durableId="2044D624"/>
  <w16cid:commentId w16cid:paraId="571CDB30" w16cid:durableId="204616E9"/>
  <w16cid:commentId w16cid:paraId="56A6C6EF" w16cid:durableId="203FD392"/>
  <w16cid:commentId w16cid:paraId="3DD97203" w16cid:durableId="2044C3DC"/>
  <w16cid:commentId w16cid:paraId="4FB4C7B1" w16cid:durableId="2044C3DD"/>
  <w16cid:commentId w16cid:paraId="3D704823" w16cid:durableId="2044C3DE"/>
  <w16cid:commentId w16cid:paraId="771D618C" w16cid:durableId="204625E5"/>
  <w16cid:commentId w16cid:paraId="2382EEDF" w16cid:durableId="2044C3DF"/>
  <w16cid:commentId w16cid:paraId="572A95BD" w16cid:durableId="203FD3C8"/>
  <w16cid:commentId w16cid:paraId="1E87D7BB" w16cid:durableId="2044D239"/>
  <w16cid:commentId w16cid:paraId="25D1ACAC" w16cid:durableId="2044C3E1"/>
  <w16cid:commentId w16cid:paraId="74B9F1DA" w16cid:durableId="2044C4A3"/>
  <w16cid:commentId w16cid:paraId="22873380" w16cid:durableId="2044C41E"/>
  <w16cid:commentId w16cid:paraId="782D54F4" w16cid:durableId="204624C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3E9B63" w14:textId="77777777" w:rsidR="001D47D5" w:rsidRDefault="001D47D5">
      <w:pPr>
        <w:spacing w:after="0"/>
      </w:pPr>
      <w:r>
        <w:separator/>
      </w:r>
    </w:p>
  </w:endnote>
  <w:endnote w:type="continuationSeparator" w:id="0">
    <w:p w14:paraId="5C1A9956" w14:textId="77777777" w:rsidR="001D47D5" w:rsidRDefault="001D47D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Segoe UI">
    <w:altName w:val="Courier New"/>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79A107" w14:textId="77777777" w:rsidR="001D47D5" w:rsidRDefault="001D47D5">
      <w:r>
        <w:separator/>
      </w:r>
    </w:p>
  </w:footnote>
  <w:footnote w:type="continuationSeparator" w:id="0">
    <w:p w14:paraId="2C06A5F8" w14:textId="77777777" w:rsidR="001D47D5" w:rsidRDefault="001D47D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323D2F6"/>
    <w:multiLevelType w:val="multilevel"/>
    <w:tmpl w:val="24E6152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2B640A6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303470F3"/>
    <w:multiLevelType w:val="hybridMultilevel"/>
    <w:tmpl w:val="207EC6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1A5BB44"/>
    <w:multiLevelType w:val="multilevel"/>
    <w:tmpl w:val="9ECA5A9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3"/>
  </w:num>
  <w:num w:numId="3">
    <w:abstractNumId w:val="0"/>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 d">
    <w15:presenceInfo w15:providerId="Windows Live" w15:userId="b96863285a35ff3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46664"/>
    <w:rsid w:val="001D47D5"/>
    <w:rsid w:val="002970C0"/>
    <w:rsid w:val="002C41C8"/>
    <w:rsid w:val="003915BA"/>
    <w:rsid w:val="003D061E"/>
    <w:rsid w:val="004105B0"/>
    <w:rsid w:val="00411F5D"/>
    <w:rsid w:val="00433F39"/>
    <w:rsid w:val="004E29B3"/>
    <w:rsid w:val="00554781"/>
    <w:rsid w:val="00574BCD"/>
    <w:rsid w:val="00590D07"/>
    <w:rsid w:val="00594D8D"/>
    <w:rsid w:val="005D2E47"/>
    <w:rsid w:val="00651633"/>
    <w:rsid w:val="00655949"/>
    <w:rsid w:val="006871EB"/>
    <w:rsid w:val="006A37E0"/>
    <w:rsid w:val="006F18C8"/>
    <w:rsid w:val="006F32B5"/>
    <w:rsid w:val="00732C4D"/>
    <w:rsid w:val="00750EB2"/>
    <w:rsid w:val="0077038B"/>
    <w:rsid w:val="007745E4"/>
    <w:rsid w:val="00784D58"/>
    <w:rsid w:val="007F3F49"/>
    <w:rsid w:val="00822524"/>
    <w:rsid w:val="008D6863"/>
    <w:rsid w:val="00915720"/>
    <w:rsid w:val="00A44B46"/>
    <w:rsid w:val="00AF287D"/>
    <w:rsid w:val="00B05F93"/>
    <w:rsid w:val="00B30B20"/>
    <w:rsid w:val="00B86B75"/>
    <w:rsid w:val="00BA2FE2"/>
    <w:rsid w:val="00BC48D5"/>
    <w:rsid w:val="00C3010B"/>
    <w:rsid w:val="00C36279"/>
    <w:rsid w:val="00C569F4"/>
    <w:rsid w:val="00D41E0B"/>
    <w:rsid w:val="00D619EB"/>
    <w:rsid w:val="00D62981"/>
    <w:rsid w:val="00D748C3"/>
    <w:rsid w:val="00E16B6E"/>
    <w:rsid w:val="00E315A3"/>
    <w:rsid w:val="00ED36A0"/>
    <w:rsid w:val="00ED6297"/>
    <w:rsid w:val="00ED790A"/>
    <w:rsid w:val="00F02B7F"/>
    <w:rsid w:val="00FB7F2F"/>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E5CFF7C"/>
  <w15:docId w15:val="{085FF722-2F7A-4948-81F6-900D9D81E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41E0B"/>
    <w:pPr>
      <w:spacing w:line="360" w:lineRule="auto"/>
    </w:pPr>
  </w:style>
  <w:style w:type="paragraph" w:styleId="Heading1">
    <w:name w:val="heading 1"/>
    <w:basedOn w:val="Normal"/>
    <w:next w:val="Normal"/>
    <w:link w:val="Heading1Char"/>
    <w:uiPriority w:val="9"/>
    <w:qFormat/>
    <w:rsid w:val="00D41E0B"/>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unhideWhenUsed/>
    <w:qFormat/>
    <w:rsid w:val="00D41E0B"/>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unhideWhenUsed/>
    <w:qFormat/>
    <w:rsid w:val="00D41E0B"/>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unhideWhenUsed/>
    <w:qFormat/>
    <w:rsid w:val="00D41E0B"/>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unhideWhenUsed/>
    <w:qFormat/>
    <w:rsid w:val="00D41E0B"/>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unhideWhenUsed/>
    <w:qFormat/>
    <w:rsid w:val="00D41E0B"/>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unhideWhenUsed/>
    <w:qFormat/>
    <w:rsid w:val="00D41E0B"/>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unhideWhenUsed/>
    <w:qFormat/>
    <w:rsid w:val="00D41E0B"/>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unhideWhenUsed/>
    <w:qFormat/>
    <w:rsid w:val="00D41E0B"/>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spacing w:before="180" w:after="180"/>
    </w:pPr>
  </w:style>
  <w:style w:type="paragraph" w:customStyle="1" w:styleId="FirstParagraph">
    <w:name w:val="First Paragraph"/>
    <w:basedOn w:val="BodyText"/>
    <w:next w:val="BodyText"/>
  </w:style>
  <w:style w:type="paragraph" w:customStyle="1" w:styleId="Compact">
    <w:name w:val="Compact"/>
    <w:basedOn w:val="BodyText"/>
    <w:pPr>
      <w:spacing w:before="36" w:after="36"/>
    </w:pPr>
  </w:style>
  <w:style w:type="paragraph" w:styleId="Title">
    <w:name w:val="Title"/>
    <w:basedOn w:val="Normal"/>
    <w:next w:val="Normal"/>
    <w:link w:val="TitleChar"/>
    <w:uiPriority w:val="10"/>
    <w:qFormat/>
    <w:rsid w:val="00D41E0B"/>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D41E0B"/>
    <w:pPr>
      <w:numPr>
        <w:ilvl w:val="1"/>
      </w:numPr>
    </w:pPr>
    <w:rPr>
      <w:rFonts w:asciiTheme="majorHAnsi" w:eastAsiaTheme="majorEastAsia" w:hAnsiTheme="majorHAnsi" w:cstheme="majorBidi"/>
      <w:smallCaps/>
      <w:color w:val="595959" w:themeColor="text1" w:themeTint="A6"/>
      <w:sz w:val="28"/>
      <w:szCs w:val="28"/>
    </w:rPr>
  </w:style>
  <w:style w:type="paragraph" w:customStyle="1" w:styleId="Author">
    <w:name w:val="Author"/>
    <w:next w:val="BodyText"/>
    <w:pPr>
      <w:keepNext/>
      <w:keepLines/>
      <w:jc w:val="center"/>
    </w:pPr>
  </w:style>
  <w:style w:type="paragraph" w:styleId="Date">
    <w:name w:val="Date"/>
    <w:next w:val="BodyText"/>
    <w:pPr>
      <w:keepNext/>
      <w:keepLines/>
      <w:jc w:val="center"/>
    </w:pPr>
  </w:style>
  <w:style w:type="paragraph" w:customStyle="1" w:styleId="Abstract">
    <w:name w:val="Abstract"/>
    <w:basedOn w:val="Normal"/>
    <w:next w:val="BodyText"/>
    <w:pPr>
      <w:keepNext/>
      <w:keepLines/>
      <w:spacing w:before="300" w:after="300"/>
    </w:pPr>
    <w:rPr>
      <w:sz w:val="20"/>
      <w:szCs w:val="20"/>
    </w:rPr>
  </w:style>
  <w:style w:type="paragraph" w:styleId="Bibliography">
    <w:name w:val="Bibliography"/>
    <w:basedOn w:val="Normal"/>
  </w:style>
  <w:style w:type="paragraph" w:styleId="BlockText">
    <w:name w:val="Block Text"/>
    <w:basedOn w:val="BodyText"/>
    <w:next w:val="BodyText"/>
    <w:uiPriority w:val="9"/>
    <w:unhideWhenUsed/>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next w:val="Normal"/>
    <w:link w:val="CaptionChar"/>
    <w:uiPriority w:val="35"/>
    <w:unhideWhenUsed/>
    <w:qFormat/>
    <w:rsid w:val="00D41E0B"/>
    <w:pPr>
      <w:spacing w:line="240" w:lineRule="auto"/>
    </w:pPr>
    <w:rPr>
      <w:b/>
      <w:bCs/>
      <w:smallCaps/>
      <w:color w:val="595959" w:themeColor="text1" w:themeTint="A6"/>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uiPriority w:val="35"/>
    <w:rPr>
      <w:b/>
      <w:bCs/>
      <w:smallCaps/>
      <w:color w:val="595959" w:themeColor="text1" w:themeTint="A6"/>
    </w:rPr>
  </w:style>
  <w:style w:type="character" w:customStyle="1" w:styleId="VerbatimChar">
    <w:name w:val="Verbatim Char"/>
    <w:basedOn w:val="CaptionChar"/>
    <w:link w:val="SourceCode"/>
    <w:rPr>
      <w:rFonts w:ascii="Consolas" w:hAnsi="Consolas"/>
      <w:b/>
      <w:bCs/>
      <w:smallCaps/>
      <w:color w:val="595959" w:themeColor="text1" w:themeTint="A6"/>
      <w:sz w:val="22"/>
    </w:rPr>
  </w:style>
  <w:style w:type="character" w:styleId="FootnoteReference">
    <w:name w:val="footnote reference"/>
    <w:basedOn w:val="CaptionChar"/>
    <w:rPr>
      <w:b/>
      <w:bCs/>
      <w:smallCaps/>
      <w:color w:val="595959" w:themeColor="text1" w:themeTint="A6"/>
      <w:vertAlign w:val="superscript"/>
    </w:rPr>
  </w:style>
  <w:style w:type="character" w:styleId="Hyperlink">
    <w:name w:val="Hyperlink"/>
    <w:basedOn w:val="CaptionChar"/>
    <w:rPr>
      <w:b/>
      <w:bCs/>
      <w:smallCaps/>
      <w:color w:val="4472C4" w:themeColor="accent1"/>
    </w:rPr>
  </w:style>
  <w:style w:type="paragraph" w:styleId="TOCHeading">
    <w:name w:val="TOC Heading"/>
    <w:basedOn w:val="Heading1"/>
    <w:next w:val="Normal"/>
    <w:uiPriority w:val="39"/>
    <w:unhideWhenUsed/>
    <w:qFormat/>
    <w:rsid w:val="00D41E0B"/>
    <w:pPr>
      <w:outlineLvl w:val="9"/>
    </w:p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val="0"/>
      <w:bCs/>
      <w:smallCaps/>
      <w:color w:val="204A87"/>
      <w:sz w:val="22"/>
      <w:shd w:val="clear" w:color="auto" w:fill="F8F8F8"/>
    </w:rPr>
  </w:style>
  <w:style w:type="character" w:customStyle="1" w:styleId="DataTypeTok">
    <w:name w:val="DataTypeTok"/>
    <w:basedOn w:val="VerbatimChar"/>
    <w:rPr>
      <w:rFonts w:ascii="Consolas" w:hAnsi="Consolas"/>
      <w:b/>
      <w:bCs/>
      <w:smallCaps/>
      <w:color w:val="204A87"/>
      <w:sz w:val="22"/>
      <w:shd w:val="clear" w:color="auto" w:fill="F8F8F8"/>
    </w:rPr>
  </w:style>
  <w:style w:type="character" w:customStyle="1" w:styleId="DecValTok">
    <w:name w:val="DecValTok"/>
    <w:basedOn w:val="VerbatimChar"/>
    <w:rPr>
      <w:rFonts w:ascii="Consolas" w:hAnsi="Consolas"/>
      <w:b/>
      <w:bCs/>
      <w:smallCaps/>
      <w:color w:val="0000CF"/>
      <w:sz w:val="22"/>
      <w:shd w:val="clear" w:color="auto" w:fill="F8F8F8"/>
    </w:rPr>
  </w:style>
  <w:style w:type="character" w:customStyle="1" w:styleId="BaseNTok">
    <w:name w:val="BaseNTok"/>
    <w:basedOn w:val="VerbatimChar"/>
    <w:rPr>
      <w:rFonts w:ascii="Consolas" w:hAnsi="Consolas"/>
      <w:b/>
      <w:bCs/>
      <w:smallCaps/>
      <w:color w:val="0000CF"/>
      <w:sz w:val="22"/>
      <w:shd w:val="clear" w:color="auto" w:fill="F8F8F8"/>
    </w:rPr>
  </w:style>
  <w:style w:type="character" w:customStyle="1" w:styleId="FloatTok">
    <w:name w:val="FloatTok"/>
    <w:basedOn w:val="VerbatimChar"/>
    <w:rPr>
      <w:rFonts w:ascii="Consolas" w:hAnsi="Consolas"/>
      <w:b/>
      <w:bCs/>
      <w:smallCaps/>
      <w:color w:val="0000CF"/>
      <w:sz w:val="22"/>
      <w:shd w:val="clear" w:color="auto" w:fill="F8F8F8"/>
    </w:rPr>
  </w:style>
  <w:style w:type="character" w:customStyle="1" w:styleId="ConstantTok">
    <w:name w:val="ConstantTok"/>
    <w:basedOn w:val="VerbatimChar"/>
    <w:rPr>
      <w:rFonts w:ascii="Consolas" w:hAnsi="Consolas"/>
      <w:b/>
      <w:bCs/>
      <w:smallCaps/>
      <w:color w:val="000000"/>
      <w:sz w:val="22"/>
      <w:shd w:val="clear" w:color="auto" w:fill="F8F8F8"/>
    </w:rPr>
  </w:style>
  <w:style w:type="character" w:customStyle="1" w:styleId="CharTok">
    <w:name w:val="CharTok"/>
    <w:basedOn w:val="VerbatimChar"/>
    <w:rPr>
      <w:rFonts w:ascii="Consolas" w:hAnsi="Consolas"/>
      <w:b/>
      <w:bCs/>
      <w:smallCaps/>
      <w:color w:val="4E9A06"/>
      <w:sz w:val="22"/>
      <w:shd w:val="clear" w:color="auto" w:fill="F8F8F8"/>
    </w:rPr>
  </w:style>
  <w:style w:type="character" w:customStyle="1" w:styleId="SpecialCharTok">
    <w:name w:val="SpecialCharTok"/>
    <w:basedOn w:val="VerbatimChar"/>
    <w:rPr>
      <w:rFonts w:ascii="Consolas" w:hAnsi="Consolas"/>
      <w:b/>
      <w:bCs/>
      <w:smallCaps/>
      <w:color w:val="000000"/>
      <w:sz w:val="22"/>
      <w:shd w:val="clear" w:color="auto" w:fill="F8F8F8"/>
    </w:rPr>
  </w:style>
  <w:style w:type="character" w:customStyle="1" w:styleId="StringTok">
    <w:name w:val="StringTok"/>
    <w:basedOn w:val="VerbatimChar"/>
    <w:rPr>
      <w:rFonts w:ascii="Consolas" w:hAnsi="Consolas"/>
      <w:b/>
      <w:bCs/>
      <w:smallCaps/>
      <w:color w:val="4E9A06"/>
      <w:sz w:val="22"/>
      <w:shd w:val="clear" w:color="auto" w:fill="F8F8F8"/>
    </w:rPr>
  </w:style>
  <w:style w:type="character" w:customStyle="1" w:styleId="VerbatimStringTok">
    <w:name w:val="VerbatimStringTok"/>
    <w:basedOn w:val="VerbatimChar"/>
    <w:rPr>
      <w:rFonts w:ascii="Consolas" w:hAnsi="Consolas"/>
      <w:b/>
      <w:bCs/>
      <w:smallCaps/>
      <w:color w:val="4E9A06"/>
      <w:sz w:val="22"/>
      <w:shd w:val="clear" w:color="auto" w:fill="F8F8F8"/>
    </w:rPr>
  </w:style>
  <w:style w:type="character" w:customStyle="1" w:styleId="SpecialStringTok">
    <w:name w:val="SpecialStringTok"/>
    <w:basedOn w:val="VerbatimChar"/>
    <w:rPr>
      <w:rFonts w:ascii="Consolas" w:hAnsi="Consolas"/>
      <w:b/>
      <w:bCs/>
      <w:smallCaps/>
      <w:color w:val="4E9A06"/>
      <w:sz w:val="22"/>
      <w:shd w:val="clear" w:color="auto" w:fill="F8F8F8"/>
    </w:rPr>
  </w:style>
  <w:style w:type="character" w:customStyle="1" w:styleId="ImportTok">
    <w:name w:val="ImportTok"/>
    <w:basedOn w:val="VerbatimChar"/>
    <w:rPr>
      <w:rFonts w:ascii="Consolas" w:hAnsi="Consolas"/>
      <w:b/>
      <w:bCs/>
      <w:smallCaps/>
      <w:color w:val="595959" w:themeColor="text1" w:themeTint="A6"/>
      <w:sz w:val="22"/>
      <w:shd w:val="clear" w:color="auto" w:fill="F8F8F8"/>
    </w:rPr>
  </w:style>
  <w:style w:type="character" w:customStyle="1" w:styleId="CommentTok">
    <w:name w:val="CommentTok"/>
    <w:basedOn w:val="VerbatimChar"/>
    <w:rPr>
      <w:rFonts w:ascii="Consolas" w:hAnsi="Consolas"/>
      <w:b/>
      <w:bCs/>
      <w:i/>
      <w:smallCaps/>
      <w:color w:val="8F5902"/>
      <w:sz w:val="22"/>
      <w:shd w:val="clear" w:color="auto" w:fill="F8F8F8"/>
    </w:rPr>
  </w:style>
  <w:style w:type="character" w:customStyle="1" w:styleId="DocumentationTok">
    <w:name w:val="DocumentationTok"/>
    <w:basedOn w:val="VerbatimChar"/>
    <w:rPr>
      <w:rFonts w:ascii="Consolas" w:hAnsi="Consolas"/>
      <w:b w:val="0"/>
      <w:bCs/>
      <w:i/>
      <w:smallCaps/>
      <w:color w:val="8F5902"/>
      <w:sz w:val="22"/>
      <w:shd w:val="clear" w:color="auto" w:fill="F8F8F8"/>
    </w:rPr>
  </w:style>
  <w:style w:type="character" w:customStyle="1" w:styleId="AnnotationTok">
    <w:name w:val="AnnotationTok"/>
    <w:basedOn w:val="VerbatimChar"/>
    <w:rPr>
      <w:rFonts w:ascii="Consolas" w:hAnsi="Consolas"/>
      <w:b w:val="0"/>
      <w:bCs/>
      <w:i/>
      <w:smallCaps/>
      <w:color w:val="8F5902"/>
      <w:sz w:val="22"/>
      <w:shd w:val="clear" w:color="auto" w:fill="F8F8F8"/>
    </w:rPr>
  </w:style>
  <w:style w:type="character" w:customStyle="1" w:styleId="CommentVarTok">
    <w:name w:val="CommentVarTok"/>
    <w:basedOn w:val="VerbatimChar"/>
    <w:rPr>
      <w:rFonts w:ascii="Consolas" w:hAnsi="Consolas"/>
      <w:b w:val="0"/>
      <w:bCs/>
      <w:i/>
      <w:smallCaps/>
      <w:color w:val="8F5902"/>
      <w:sz w:val="22"/>
      <w:shd w:val="clear" w:color="auto" w:fill="F8F8F8"/>
    </w:rPr>
  </w:style>
  <w:style w:type="character" w:customStyle="1" w:styleId="OtherTok">
    <w:name w:val="OtherTok"/>
    <w:basedOn w:val="VerbatimChar"/>
    <w:rPr>
      <w:rFonts w:ascii="Consolas" w:hAnsi="Consolas"/>
      <w:b/>
      <w:bCs/>
      <w:smallCaps/>
      <w:color w:val="8F5902"/>
      <w:sz w:val="22"/>
      <w:shd w:val="clear" w:color="auto" w:fill="F8F8F8"/>
    </w:rPr>
  </w:style>
  <w:style w:type="character" w:customStyle="1" w:styleId="FunctionTok">
    <w:name w:val="FunctionTok"/>
    <w:basedOn w:val="VerbatimChar"/>
    <w:rPr>
      <w:rFonts w:ascii="Consolas" w:hAnsi="Consolas"/>
      <w:b/>
      <w:bCs/>
      <w:smallCaps/>
      <w:color w:val="000000"/>
      <w:sz w:val="22"/>
      <w:shd w:val="clear" w:color="auto" w:fill="F8F8F8"/>
    </w:rPr>
  </w:style>
  <w:style w:type="character" w:customStyle="1" w:styleId="VariableTok">
    <w:name w:val="VariableTok"/>
    <w:basedOn w:val="VerbatimChar"/>
    <w:rPr>
      <w:rFonts w:ascii="Consolas" w:hAnsi="Consolas"/>
      <w:b/>
      <w:bCs/>
      <w:smallCaps/>
      <w:color w:val="000000"/>
      <w:sz w:val="22"/>
      <w:shd w:val="clear" w:color="auto" w:fill="F8F8F8"/>
    </w:rPr>
  </w:style>
  <w:style w:type="character" w:customStyle="1" w:styleId="ControlFlowTok">
    <w:name w:val="ControlFlowTok"/>
    <w:basedOn w:val="VerbatimChar"/>
    <w:rPr>
      <w:rFonts w:ascii="Consolas" w:hAnsi="Consolas"/>
      <w:b w:val="0"/>
      <w:bCs/>
      <w:smallCaps/>
      <w:color w:val="204A87"/>
      <w:sz w:val="22"/>
      <w:shd w:val="clear" w:color="auto" w:fill="F8F8F8"/>
    </w:rPr>
  </w:style>
  <w:style w:type="character" w:customStyle="1" w:styleId="OperatorTok">
    <w:name w:val="OperatorTok"/>
    <w:basedOn w:val="VerbatimChar"/>
    <w:rPr>
      <w:rFonts w:ascii="Consolas" w:hAnsi="Consolas"/>
      <w:b w:val="0"/>
      <w:bCs/>
      <w:smallCaps/>
      <w:color w:val="CE5C00"/>
      <w:sz w:val="22"/>
      <w:shd w:val="clear" w:color="auto" w:fill="F8F8F8"/>
    </w:rPr>
  </w:style>
  <w:style w:type="character" w:customStyle="1" w:styleId="BuiltInTok">
    <w:name w:val="BuiltInTok"/>
    <w:basedOn w:val="VerbatimChar"/>
    <w:rPr>
      <w:rFonts w:ascii="Consolas" w:hAnsi="Consolas"/>
      <w:b/>
      <w:bCs/>
      <w:smallCaps/>
      <w:color w:val="595959" w:themeColor="text1" w:themeTint="A6"/>
      <w:sz w:val="22"/>
      <w:shd w:val="clear" w:color="auto" w:fill="F8F8F8"/>
    </w:rPr>
  </w:style>
  <w:style w:type="character" w:customStyle="1" w:styleId="ExtensionTok">
    <w:name w:val="ExtensionTok"/>
    <w:basedOn w:val="VerbatimChar"/>
    <w:rPr>
      <w:rFonts w:ascii="Consolas" w:hAnsi="Consolas"/>
      <w:b/>
      <w:bCs/>
      <w:smallCaps/>
      <w:color w:val="595959" w:themeColor="text1" w:themeTint="A6"/>
      <w:sz w:val="22"/>
      <w:shd w:val="clear" w:color="auto" w:fill="F8F8F8"/>
    </w:rPr>
  </w:style>
  <w:style w:type="character" w:customStyle="1" w:styleId="PreprocessorTok">
    <w:name w:val="PreprocessorTok"/>
    <w:basedOn w:val="VerbatimChar"/>
    <w:rPr>
      <w:rFonts w:ascii="Consolas" w:hAnsi="Consolas"/>
      <w:b/>
      <w:bCs/>
      <w:i/>
      <w:smallCaps/>
      <w:color w:val="8F5902"/>
      <w:sz w:val="22"/>
      <w:shd w:val="clear" w:color="auto" w:fill="F8F8F8"/>
    </w:rPr>
  </w:style>
  <w:style w:type="character" w:customStyle="1" w:styleId="AttributeTok">
    <w:name w:val="AttributeTok"/>
    <w:basedOn w:val="VerbatimChar"/>
    <w:rPr>
      <w:rFonts w:ascii="Consolas" w:hAnsi="Consolas"/>
      <w:b/>
      <w:bCs/>
      <w:smallCaps/>
      <w:color w:val="C4A000"/>
      <w:sz w:val="22"/>
      <w:shd w:val="clear" w:color="auto" w:fill="F8F8F8"/>
    </w:rPr>
  </w:style>
  <w:style w:type="character" w:customStyle="1" w:styleId="RegionMarkerTok">
    <w:name w:val="RegionMarkerTok"/>
    <w:basedOn w:val="VerbatimChar"/>
    <w:rPr>
      <w:rFonts w:ascii="Consolas" w:hAnsi="Consolas"/>
      <w:b/>
      <w:bCs/>
      <w:smallCaps/>
      <w:color w:val="595959" w:themeColor="text1" w:themeTint="A6"/>
      <w:sz w:val="22"/>
      <w:shd w:val="clear" w:color="auto" w:fill="F8F8F8"/>
    </w:rPr>
  </w:style>
  <w:style w:type="character" w:customStyle="1" w:styleId="InformationTok">
    <w:name w:val="InformationTok"/>
    <w:basedOn w:val="VerbatimChar"/>
    <w:rPr>
      <w:rFonts w:ascii="Consolas" w:hAnsi="Consolas"/>
      <w:b w:val="0"/>
      <w:bCs/>
      <w:i/>
      <w:smallCaps/>
      <w:color w:val="8F5902"/>
      <w:sz w:val="22"/>
      <w:shd w:val="clear" w:color="auto" w:fill="F8F8F8"/>
    </w:rPr>
  </w:style>
  <w:style w:type="character" w:customStyle="1" w:styleId="WarningTok">
    <w:name w:val="WarningTok"/>
    <w:basedOn w:val="VerbatimChar"/>
    <w:rPr>
      <w:rFonts w:ascii="Consolas" w:hAnsi="Consolas"/>
      <w:b w:val="0"/>
      <w:bCs/>
      <w:i/>
      <w:smallCaps/>
      <w:color w:val="8F5902"/>
      <w:sz w:val="22"/>
      <w:shd w:val="clear" w:color="auto" w:fill="F8F8F8"/>
    </w:rPr>
  </w:style>
  <w:style w:type="character" w:customStyle="1" w:styleId="AlertTok">
    <w:name w:val="AlertTok"/>
    <w:basedOn w:val="VerbatimChar"/>
    <w:rPr>
      <w:rFonts w:ascii="Consolas" w:hAnsi="Consolas"/>
      <w:b/>
      <w:bCs/>
      <w:smallCaps/>
      <w:color w:val="EF2929"/>
      <w:sz w:val="22"/>
      <w:shd w:val="clear" w:color="auto" w:fill="F8F8F8"/>
    </w:rPr>
  </w:style>
  <w:style w:type="character" w:customStyle="1" w:styleId="ErrorTok">
    <w:name w:val="ErrorTok"/>
    <w:basedOn w:val="VerbatimChar"/>
    <w:rPr>
      <w:rFonts w:ascii="Consolas" w:hAnsi="Consolas"/>
      <w:b w:val="0"/>
      <w:bCs/>
      <w:smallCaps/>
      <w:color w:val="A40000"/>
      <w:sz w:val="22"/>
      <w:shd w:val="clear" w:color="auto" w:fill="F8F8F8"/>
    </w:rPr>
  </w:style>
  <w:style w:type="character" w:customStyle="1" w:styleId="NormalTok">
    <w:name w:val="NormalTok"/>
    <w:basedOn w:val="VerbatimChar"/>
    <w:rPr>
      <w:rFonts w:ascii="Consolas" w:hAnsi="Consolas"/>
      <w:b/>
      <w:bCs/>
      <w:smallCaps/>
      <w:color w:val="595959" w:themeColor="text1" w:themeTint="A6"/>
      <w:sz w:val="22"/>
      <w:shd w:val="clear" w:color="auto" w:fill="F8F8F8"/>
    </w:rPr>
  </w:style>
  <w:style w:type="paragraph" w:styleId="BalloonText">
    <w:name w:val="Balloon Text"/>
    <w:basedOn w:val="Normal"/>
    <w:link w:val="BalloonTextChar"/>
    <w:semiHidden/>
    <w:unhideWhenUsed/>
    <w:rsid w:val="00732C4D"/>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732C4D"/>
    <w:rPr>
      <w:rFonts w:ascii="Segoe UI" w:hAnsi="Segoe UI" w:cs="Segoe UI"/>
      <w:sz w:val="18"/>
      <w:szCs w:val="18"/>
    </w:rPr>
  </w:style>
  <w:style w:type="character" w:customStyle="1" w:styleId="Heading1Char">
    <w:name w:val="Heading 1 Char"/>
    <w:basedOn w:val="DefaultParagraphFont"/>
    <w:link w:val="Heading1"/>
    <w:uiPriority w:val="9"/>
    <w:rsid w:val="00D41E0B"/>
    <w:rPr>
      <w:rFonts w:asciiTheme="majorHAnsi" w:eastAsiaTheme="majorEastAsia" w:hAnsiTheme="majorHAnsi" w:cstheme="majorBidi"/>
      <w:caps/>
      <w:sz w:val="36"/>
      <w:szCs w:val="36"/>
    </w:rPr>
  </w:style>
  <w:style w:type="character" w:customStyle="1" w:styleId="Heading2Char">
    <w:name w:val="Heading 2 Char"/>
    <w:basedOn w:val="DefaultParagraphFont"/>
    <w:link w:val="Heading2"/>
    <w:uiPriority w:val="9"/>
    <w:rsid w:val="00D41E0B"/>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rsid w:val="00D41E0B"/>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rsid w:val="00D41E0B"/>
    <w:rPr>
      <w:rFonts w:asciiTheme="majorHAnsi" w:eastAsiaTheme="majorEastAsia" w:hAnsiTheme="majorHAnsi" w:cstheme="majorBidi"/>
      <w:caps/>
    </w:rPr>
  </w:style>
  <w:style w:type="character" w:customStyle="1" w:styleId="Heading5Char">
    <w:name w:val="Heading 5 Char"/>
    <w:basedOn w:val="DefaultParagraphFont"/>
    <w:link w:val="Heading5"/>
    <w:uiPriority w:val="9"/>
    <w:rsid w:val="00D41E0B"/>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rsid w:val="00D41E0B"/>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rsid w:val="00D41E0B"/>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rsid w:val="00D41E0B"/>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rsid w:val="00D41E0B"/>
    <w:rPr>
      <w:rFonts w:asciiTheme="majorHAnsi" w:eastAsiaTheme="majorEastAsia" w:hAnsiTheme="majorHAnsi" w:cstheme="majorBidi"/>
      <w:b/>
      <w:bCs/>
      <w:i/>
      <w:iCs/>
      <w:caps/>
      <w:color w:val="7F7F7F" w:themeColor="text1" w:themeTint="80"/>
      <w:sz w:val="20"/>
      <w:szCs w:val="20"/>
    </w:rPr>
  </w:style>
  <w:style w:type="character" w:customStyle="1" w:styleId="TitleChar">
    <w:name w:val="Title Char"/>
    <w:basedOn w:val="DefaultParagraphFont"/>
    <w:link w:val="Title"/>
    <w:uiPriority w:val="10"/>
    <w:rsid w:val="00D41E0B"/>
    <w:rPr>
      <w:rFonts w:asciiTheme="majorHAnsi" w:eastAsiaTheme="majorEastAsia" w:hAnsiTheme="majorHAnsi" w:cstheme="majorBidi"/>
      <w:caps/>
      <w:color w:val="404040" w:themeColor="text1" w:themeTint="BF"/>
      <w:spacing w:val="-10"/>
      <w:sz w:val="72"/>
      <w:szCs w:val="72"/>
    </w:rPr>
  </w:style>
  <w:style w:type="character" w:customStyle="1" w:styleId="SubtitleChar">
    <w:name w:val="Subtitle Char"/>
    <w:basedOn w:val="DefaultParagraphFont"/>
    <w:link w:val="Subtitle"/>
    <w:uiPriority w:val="11"/>
    <w:rsid w:val="00D41E0B"/>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D41E0B"/>
    <w:rPr>
      <w:b/>
      <w:bCs/>
    </w:rPr>
  </w:style>
  <w:style w:type="character" w:styleId="Emphasis">
    <w:name w:val="Emphasis"/>
    <w:basedOn w:val="DefaultParagraphFont"/>
    <w:uiPriority w:val="20"/>
    <w:qFormat/>
    <w:rsid w:val="00D41E0B"/>
    <w:rPr>
      <w:i/>
      <w:iCs/>
    </w:rPr>
  </w:style>
  <w:style w:type="paragraph" w:styleId="NoSpacing">
    <w:name w:val="No Spacing"/>
    <w:uiPriority w:val="1"/>
    <w:qFormat/>
    <w:rsid w:val="00D41E0B"/>
    <w:pPr>
      <w:spacing w:after="0" w:line="240" w:lineRule="auto"/>
    </w:pPr>
  </w:style>
  <w:style w:type="paragraph" w:styleId="Quote">
    <w:name w:val="Quote"/>
    <w:basedOn w:val="Normal"/>
    <w:next w:val="Normal"/>
    <w:link w:val="QuoteChar"/>
    <w:uiPriority w:val="29"/>
    <w:qFormat/>
    <w:rsid w:val="00D41E0B"/>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D41E0B"/>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D41E0B"/>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D41E0B"/>
    <w:rPr>
      <w:color w:val="404040" w:themeColor="text1" w:themeTint="BF"/>
      <w:sz w:val="32"/>
      <w:szCs w:val="32"/>
    </w:rPr>
  </w:style>
  <w:style w:type="character" w:styleId="SubtleEmphasis">
    <w:name w:val="Subtle Emphasis"/>
    <w:basedOn w:val="DefaultParagraphFont"/>
    <w:uiPriority w:val="19"/>
    <w:qFormat/>
    <w:rsid w:val="00D41E0B"/>
    <w:rPr>
      <w:i/>
      <w:iCs/>
      <w:color w:val="595959" w:themeColor="text1" w:themeTint="A6"/>
    </w:rPr>
  </w:style>
  <w:style w:type="character" w:styleId="IntenseEmphasis">
    <w:name w:val="Intense Emphasis"/>
    <w:basedOn w:val="DefaultParagraphFont"/>
    <w:uiPriority w:val="21"/>
    <w:qFormat/>
    <w:rsid w:val="00D41E0B"/>
    <w:rPr>
      <w:b/>
      <w:bCs/>
      <w:i/>
      <w:iCs/>
    </w:rPr>
  </w:style>
  <w:style w:type="character" w:styleId="SubtleReference">
    <w:name w:val="Subtle Reference"/>
    <w:basedOn w:val="DefaultParagraphFont"/>
    <w:uiPriority w:val="31"/>
    <w:qFormat/>
    <w:rsid w:val="00D41E0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D41E0B"/>
    <w:rPr>
      <w:b/>
      <w:bCs/>
      <w:caps w:val="0"/>
      <w:smallCaps/>
      <w:color w:val="auto"/>
      <w:spacing w:val="3"/>
      <w:u w:val="single"/>
    </w:rPr>
  </w:style>
  <w:style w:type="character" w:styleId="BookTitle">
    <w:name w:val="Book Title"/>
    <w:basedOn w:val="DefaultParagraphFont"/>
    <w:uiPriority w:val="33"/>
    <w:qFormat/>
    <w:rsid w:val="00D41E0B"/>
    <w:rPr>
      <w:b/>
      <w:bCs/>
      <w:smallCaps/>
      <w:spacing w:val="7"/>
    </w:rPr>
  </w:style>
  <w:style w:type="character" w:styleId="LineNumber">
    <w:name w:val="line number"/>
    <w:basedOn w:val="DefaultParagraphFont"/>
    <w:semiHidden/>
    <w:unhideWhenUsed/>
    <w:rsid w:val="00D41E0B"/>
  </w:style>
  <w:style w:type="table" w:customStyle="1" w:styleId="ListTable1Light1">
    <w:name w:val="List Table 1 Light1"/>
    <w:basedOn w:val="TableNormal"/>
    <w:uiPriority w:val="46"/>
    <w:rsid w:val="00BA2FE2"/>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31">
    <w:name w:val="Plain Table 31"/>
    <w:basedOn w:val="TableNormal"/>
    <w:rsid w:val="00BA2FE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CommentReference">
    <w:name w:val="annotation reference"/>
    <w:basedOn w:val="DefaultParagraphFont"/>
    <w:semiHidden/>
    <w:unhideWhenUsed/>
    <w:rsid w:val="007745E4"/>
    <w:rPr>
      <w:sz w:val="16"/>
      <w:szCs w:val="16"/>
    </w:rPr>
  </w:style>
  <w:style w:type="paragraph" w:styleId="CommentText">
    <w:name w:val="annotation text"/>
    <w:basedOn w:val="Normal"/>
    <w:link w:val="CommentTextChar"/>
    <w:semiHidden/>
    <w:unhideWhenUsed/>
    <w:rsid w:val="007745E4"/>
    <w:pPr>
      <w:spacing w:line="240" w:lineRule="auto"/>
    </w:pPr>
    <w:rPr>
      <w:sz w:val="20"/>
      <w:szCs w:val="20"/>
    </w:rPr>
  </w:style>
  <w:style w:type="character" w:customStyle="1" w:styleId="CommentTextChar">
    <w:name w:val="Comment Text Char"/>
    <w:basedOn w:val="DefaultParagraphFont"/>
    <w:link w:val="CommentText"/>
    <w:semiHidden/>
    <w:rsid w:val="007745E4"/>
    <w:rPr>
      <w:sz w:val="20"/>
      <w:szCs w:val="20"/>
    </w:rPr>
  </w:style>
  <w:style w:type="paragraph" w:styleId="CommentSubject">
    <w:name w:val="annotation subject"/>
    <w:basedOn w:val="CommentText"/>
    <w:next w:val="CommentText"/>
    <w:link w:val="CommentSubjectChar"/>
    <w:semiHidden/>
    <w:unhideWhenUsed/>
    <w:rsid w:val="007745E4"/>
    <w:rPr>
      <w:b/>
      <w:bCs/>
    </w:rPr>
  </w:style>
  <w:style w:type="character" w:customStyle="1" w:styleId="CommentSubjectChar">
    <w:name w:val="Comment Subject Char"/>
    <w:basedOn w:val="CommentTextChar"/>
    <w:link w:val="CommentSubject"/>
    <w:semiHidden/>
    <w:rsid w:val="007745E4"/>
    <w:rPr>
      <w:b/>
      <w:bCs/>
      <w:sz w:val="20"/>
      <w:szCs w:val="20"/>
    </w:rPr>
  </w:style>
  <w:style w:type="table" w:customStyle="1" w:styleId="PlainTable51">
    <w:name w:val="Plain Table 51"/>
    <w:basedOn w:val="TableNormal"/>
    <w:rsid w:val="007745E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Revision">
    <w:name w:val="Revision"/>
    <w:hidden/>
    <w:semiHidden/>
    <w:rsid w:val="00D748C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hyperlink" Target="https://doi.org/10.1007/s11252-007-0027-6" TargetMode="External"/><Relationship Id="rId3" Type="http://schemas.openxmlformats.org/officeDocument/2006/relationships/styles" Target="styles.xml"/><Relationship Id="rId21" Type="http://schemas.openxmlformats.org/officeDocument/2006/relationships/hyperlink" Target="https://doi.org/10.1207/s15327906mbr2402_2" TargetMode="Externa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hyperlink" Target="https://doi.org/10.2307/2269387"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doi.org/10.1177/146879411140432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hyperlink" Target="https://doi.org/10.7287/peerj.preprints.26457v1"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7D085BEC-641E-4353-84BD-48CBC1487F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38</Pages>
  <Words>10610</Words>
  <Characters>60479</Characters>
  <Application>Microsoft Office Word</Application>
  <DocSecurity>0</DocSecurity>
  <Lines>503</Lines>
  <Paragraphs>141</Paragraphs>
  <ScaleCrop>false</ScaleCrop>
  <HeadingPairs>
    <vt:vector size="2" baseType="variant">
      <vt:variant>
        <vt:lpstr>Title</vt:lpstr>
      </vt:variant>
      <vt:variant>
        <vt:i4>1</vt:i4>
      </vt:variant>
    </vt:vector>
  </HeadingPairs>
  <TitlesOfParts>
    <vt:vector size="1" baseType="lpstr">
      <vt:lpstr>Woody vegetation communities on office developments are heterogenous and meaningfully influenced by development and landscaping choices</vt:lpstr>
    </vt:vector>
  </TitlesOfParts>
  <Company/>
  <LinksUpToDate>false</LinksUpToDate>
  <CharactersWithSpaces>70948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Woody vegetation communities on office developments are heterogenous and meaningfully influenced by development and landscaping choices</dc:title>
  <dc:creator>k d</dc:creator>
  <cp:lastModifiedBy>k d</cp:lastModifiedBy>
  <cp:revision>4</cp:revision>
  <cp:lastPrinted>2019-03-26T16:29:00Z</cp:lastPrinted>
  <dcterms:created xsi:type="dcterms:W3CDTF">2019-04-10T18:59:00Z</dcterms:created>
  <dcterms:modified xsi:type="dcterms:W3CDTF">2019-04-10T19:00:00Z</dcterms:modified>
</cp:coreProperties>
</file>